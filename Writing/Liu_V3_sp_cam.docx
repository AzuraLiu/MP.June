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64DCB" w14:textId="77777777" w:rsidR="008657BC" w:rsidRPr="004E4C37" w:rsidRDefault="008657BC" w:rsidP="008657BC">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Start w:id="3" w:name="_Hlk120554663"/>
      <w:bookmarkEnd w:id="0"/>
    </w:p>
    <w:p w14:paraId="1B831F6B" w14:textId="77777777" w:rsidR="008657BC" w:rsidRPr="004E4C37" w:rsidRDefault="008657BC" w:rsidP="008657BC">
      <w:pPr>
        <w:pStyle w:val="NormalWeb"/>
        <w:jc w:val="center"/>
        <w:rPr>
          <w:rFonts w:asciiTheme="minorEastAsia" w:eastAsiaTheme="minorEastAsia" w:hAnsiTheme="minorEastAsia" w:cs="Arial"/>
          <w:sz w:val="28"/>
          <w:szCs w:val="28"/>
        </w:rPr>
      </w:pPr>
    </w:p>
    <w:p w14:paraId="105907F8" w14:textId="77777777" w:rsidR="008657BC" w:rsidRPr="004E4C37" w:rsidRDefault="008657BC" w:rsidP="008657BC">
      <w:pPr>
        <w:pStyle w:val="NormalWeb"/>
        <w:rPr>
          <w:rFonts w:asciiTheme="minorEastAsia" w:eastAsiaTheme="minorEastAsia" w:hAnsiTheme="minorEastAsia" w:cs="Arial"/>
          <w:sz w:val="28"/>
          <w:szCs w:val="28"/>
        </w:rPr>
      </w:pPr>
    </w:p>
    <w:p w14:paraId="42935C22" w14:textId="77777777" w:rsidR="008657BC" w:rsidRPr="004E4C37" w:rsidRDefault="008657BC" w:rsidP="008657BC">
      <w:pPr>
        <w:pStyle w:val="NormalWeb"/>
        <w:jc w:val="center"/>
        <w:rPr>
          <w:rFonts w:asciiTheme="minorEastAsia" w:eastAsiaTheme="minorEastAsia" w:hAnsiTheme="minorEastAsia" w:cs="Arial"/>
          <w:sz w:val="28"/>
          <w:szCs w:val="28"/>
        </w:rPr>
      </w:pPr>
      <w:bookmarkStart w:id="4" w:name="_Hlk112407303"/>
    </w:p>
    <w:p w14:paraId="2A42502E" w14:textId="77777777" w:rsidR="008657BC" w:rsidRPr="002C709A" w:rsidRDefault="008657BC" w:rsidP="008657BC">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4D0AC7A8" w14:textId="77777777" w:rsidR="008657BC" w:rsidRPr="002C709A" w:rsidRDefault="008657BC" w:rsidP="008657BC">
      <w:pPr>
        <w:pStyle w:val="NormalWeb"/>
        <w:jc w:val="center"/>
        <w:rPr>
          <w:rFonts w:asciiTheme="minorEastAsia" w:eastAsiaTheme="minorEastAsia" w:hAnsiTheme="minorEastAsia" w:cs="Arial"/>
          <w:sz w:val="28"/>
          <w:szCs w:val="28"/>
        </w:rPr>
      </w:pPr>
    </w:p>
    <w:bookmarkEnd w:id="4"/>
    <w:p w14:paraId="319A54CB"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08B3C4A5" w14:textId="77777777" w:rsidR="008657BC" w:rsidRPr="002C709A" w:rsidRDefault="008657BC" w:rsidP="008657BC">
      <w:pPr>
        <w:pStyle w:val="NormalWeb"/>
        <w:jc w:val="center"/>
        <w:rPr>
          <w:rFonts w:asciiTheme="minorEastAsia" w:eastAsiaTheme="minorEastAsia" w:hAnsiTheme="minorEastAsia" w:cs="Arial"/>
        </w:rPr>
      </w:pPr>
    </w:p>
    <w:p w14:paraId="738B99B2"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4D9444DD" w14:textId="77777777" w:rsidR="008657BC" w:rsidRPr="002C709A" w:rsidRDefault="008657BC" w:rsidP="008657BC">
      <w:pPr>
        <w:pStyle w:val="NormalWeb"/>
        <w:jc w:val="center"/>
        <w:rPr>
          <w:rFonts w:asciiTheme="minorEastAsia" w:eastAsiaTheme="minorEastAsia" w:hAnsiTheme="minorEastAsia" w:cs="Arial"/>
          <w:sz w:val="22"/>
          <w:szCs w:val="22"/>
        </w:rPr>
      </w:pPr>
    </w:p>
    <w:p w14:paraId="4C22AE39"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698295AC"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Advisor </w:t>
      </w:r>
    </w:p>
    <w:p w14:paraId="51B4E6F0"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10/21/2022</w:t>
      </w:r>
    </w:p>
    <w:p w14:paraId="240C5DE8" w14:textId="77777777" w:rsidR="008657BC" w:rsidRPr="002C709A" w:rsidRDefault="008657BC" w:rsidP="008657BC">
      <w:pPr>
        <w:pStyle w:val="NormalWeb"/>
        <w:jc w:val="center"/>
        <w:rPr>
          <w:rFonts w:asciiTheme="minorEastAsia" w:eastAsiaTheme="minorEastAsia" w:hAnsiTheme="minorEastAsia" w:cs="Arial"/>
        </w:rPr>
      </w:pPr>
    </w:p>
    <w:p w14:paraId="097B4329" w14:textId="77777777" w:rsidR="008657BC" w:rsidRPr="002C709A" w:rsidRDefault="008657BC" w:rsidP="008657BC">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58CC2002" w14:textId="77777777" w:rsidR="008657BC" w:rsidRPr="002C709A" w:rsidRDefault="008657BC" w:rsidP="008657BC">
      <w:pPr>
        <w:jc w:val="center"/>
        <w:rPr>
          <w:rFonts w:asciiTheme="minorEastAsia" w:hAnsiTheme="minorEastAsia" w:cs="Arial"/>
        </w:rPr>
      </w:pPr>
    </w:p>
    <w:p w14:paraId="29F4DBB2"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319D15E1"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725D26E3"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7AA9BD9C" w14:textId="77777777" w:rsidR="008657BC" w:rsidRPr="002C709A" w:rsidRDefault="008657BC" w:rsidP="008657BC">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5CDC0048"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7F03B8AC"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4CD09B9D"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79EEBD0F"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[Date] [Month] 2022</w:t>
      </w:r>
    </w:p>
    <w:p w14:paraId="56D7DF49" w14:textId="77777777" w:rsidR="008657BC" w:rsidRPr="002C709A" w:rsidRDefault="008657BC" w:rsidP="008657BC">
      <w:pPr>
        <w:spacing w:after="0" w:line="480" w:lineRule="auto"/>
        <w:rPr>
          <w:rFonts w:asciiTheme="minorEastAsia" w:hAnsiTheme="minorEastAsia" w:cs="Arial"/>
          <w:sz w:val="24"/>
          <w:szCs w:val="24"/>
        </w:rPr>
      </w:pPr>
    </w:p>
    <w:p w14:paraId="329DD0A8" w14:textId="77777777" w:rsidR="008657BC" w:rsidRPr="002C709A" w:rsidRDefault="008657BC" w:rsidP="008657BC">
      <w:pPr>
        <w:spacing w:after="0" w:line="480" w:lineRule="auto"/>
        <w:rPr>
          <w:rFonts w:asciiTheme="minorEastAsia" w:hAnsiTheme="minorEastAsia" w:cs="Arial"/>
          <w:sz w:val="24"/>
          <w:szCs w:val="24"/>
        </w:rPr>
      </w:pPr>
    </w:p>
    <w:p w14:paraId="6B5A8E67" w14:textId="77777777" w:rsidR="008657BC" w:rsidRPr="002C709A" w:rsidRDefault="008657BC" w:rsidP="008657BC">
      <w:pPr>
        <w:spacing w:after="0" w:line="480" w:lineRule="auto"/>
        <w:rPr>
          <w:rFonts w:asciiTheme="minorEastAsia" w:hAnsiTheme="minorEastAsia" w:cs="Arial"/>
          <w:sz w:val="24"/>
          <w:szCs w:val="24"/>
        </w:rPr>
      </w:pPr>
    </w:p>
    <w:p w14:paraId="0C15E94D" w14:textId="77777777" w:rsidR="008657BC" w:rsidRPr="002C709A" w:rsidRDefault="008657BC" w:rsidP="008657BC">
      <w:pPr>
        <w:spacing w:after="0" w:line="480" w:lineRule="auto"/>
        <w:rPr>
          <w:rFonts w:asciiTheme="minorEastAsia" w:hAnsiTheme="minorEastAsia" w:cs="Arial"/>
          <w:sz w:val="24"/>
          <w:szCs w:val="24"/>
        </w:rPr>
        <w:sectPr w:rsidR="008657BC" w:rsidRPr="002C709A" w:rsidSect="008657BC">
          <w:footerReference w:type="default" r:id="rId8"/>
          <w:type w:val="continuous"/>
          <w:pgSz w:w="12240" w:h="15840"/>
          <w:pgMar w:top="1440" w:right="1440" w:bottom="1440" w:left="1440" w:header="720" w:footer="720" w:gutter="0"/>
          <w:cols w:space="720"/>
          <w:docGrid w:linePitch="360"/>
        </w:sectPr>
      </w:pPr>
    </w:p>
    <w:p w14:paraId="3FA3E765" w14:textId="77777777" w:rsidR="008657BC" w:rsidRPr="002C709A" w:rsidRDefault="008657BC" w:rsidP="008657BC">
      <w:pPr>
        <w:spacing w:after="0" w:line="480" w:lineRule="auto"/>
        <w:rPr>
          <w:rFonts w:asciiTheme="minorEastAsia" w:hAnsiTheme="minorEastAsia" w:cs="Arial"/>
          <w:sz w:val="24"/>
          <w:szCs w:val="24"/>
        </w:rPr>
      </w:pPr>
    </w:p>
    <w:p w14:paraId="0DF0DEEB"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6CA48CF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7FC02D3A"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0A93FA17"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9EE0D1C"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6C79D352"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18ACDD10"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3AA9746C" w14:textId="77777777" w:rsidR="008657BC" w:rsidRPr="002C709A" w:rsidRDefault="008657BC" w:rsidP="008657BC">
      <w:pPr>
        <w:spacing w:after="0" w:line="480" w:lineRule="auto"/>
        <w:rPr>
          <w:rFonts w:asciiTheme="minorEastAsia" w:hAnsiTheme="minorEastAsia" w:cs="Arial"/>
          <w:sz w:val="24"/>
          <w:szCs w:val="24"/>
        </w:rPr>
      </w:pPr>
    </w:p>
    <w:p w14:paraId="11E4234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7829748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967C81D"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4D74EA8F"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19574A9D"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44D63AA2"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69942B45"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744CEEC6" w14:textId="77777777" w:rsidR="008657BC" w:rsidRPr="002C709A" w:rsidRDefault="008657BC" w:rsidP="008657BC">
      <w:pPr>
        <w:spacing w:after="0" w:line="480" w:lineRule="auto"/>
        <w:rPr>
          <w:rFonts w:asciiTheme="minorEastAsia" w:hAnsiTheme="minorEastAsia" w:cs="Arial"/>
          <w:sz w:val="24"/>
          <w:szCs w:val="24"/>
        </w:rPr>
        <w:sectPr w:rsidR="008657BC" w:rsidRPr="002C709A" w:rsidSect="00C40DA1">
          <w:type w:val="continuous"/>
          <w:pgSz w:w="12240" w:h="15840"/>
          <w:pgMar w:top="1440" w:right="1440" w:bottom="1440" w:left="1440" w:header="720" w:footer="720" w:gutter="0"/>
          <w:cols w:num="2" w:space="720"/>
          <w:docGrid w:linePitch="360"/>
        </w:sectPr>
      </w:pPr>
    </w:p>
    <w:p w14:paraId="467113AC"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7B0C7D21" w14:textId="77777777" w:rsidR="008657BC" w:rsidRPr="002C709A" w:rsidRDefault="008657BC" w:rsidP="008657BC">
      <w:pPr>
        <w:spacing w:after="0" w:line="480" w:lineRule="auto"/>
        <w:rPr>
          <w:rFonts w:asciiTheme="minorEastAsia" w:hAnsiTheme="minorEastAsia" w:cs="Arial"/>
          <w:sz w:val="28"/>
          <w:szCs w:val="28"/>
          <w:u w:val="single"/>
        </w:rPr>
      </w:pPr>
    </w:p>
    <w:p w14:paraId="29295E6A" w14:textId="77777777" w:rsidR="008657BC" w:rsidRPr="002C709A" w:rsidRDefault="008657BC" w:rsidP="008657BC">
      <w:pPr>
        <w:spacing w:after="0" w:line="480" w:lineRule="auto"/>
        <w:rPr>
          <w:rFonts w:asciiTheme="minorEastAsia" w:hAnsiTheme="minorEastAsia" w:cs="Arial"/>
          <w:b/>
          <w:bCs/>
          <w:sz w:val="32"/>
          <w:szCs w:val="32"/>
        </w:rPr>
      </w:pPr>
      <w:bookmarkStart w:id="5" w:name="_Hlk115412600"/>
      <w:commentRangeStart w:id="6"/>
      <w:commentRangeStart w:id="7"/>
      <w:r w:rsidRPr="002C709A">
        <w:rPr>
          <w:rFonts w:asciiTheme="minorEastAsia" w:hAnsiTheme="minorEastAsia" w:cs="Arial"/>
          <w:b/>
          <w:bCs/>
          <w:sz w:val="32"/>
          <w:szCs w:val="32"/>
        </w:rPr>
        <w:lastRenderedPageBreak/>
        <w:t>Executive Summary</w:t>
      </w:r>
      <w:commentRangeEnd w:id="6"/>
      <w:r w:rsidR="00583906">
        <w:rPr>
          <w:rStyle w:val="CommentReference"/>
        </w:rPr>
        <w:commentReference w:id="6"/>
      </w:r>
      <w:commentRangeEnd w:id="7"/>
      <w:r w:rsidR="004153C4">
        <w:rPr>
          <w:rStyle w:val="CommentReference"/>
        </w:rPr>
        <w:commentReference w:id="7"/>
      </w:r>
    </w:p>
    <w:p w14:paraId="3317D310" w14:textId="73446306"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bookmarkStart w:id="8"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Pinus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w:t>
      </w:r>
      <w:commentRangeStart w:id="9"/>
      <w:r w:rsidRPr="002C709A">
        <w:rPr>
          <w:rFonts w:asciiTheme="minorEastAsia" w:hAnsiTheme="minorEastAsia" w:cs="Arial"/>
          <w:color w:val="000000" w:themeColor="text1"/>
          <w:sz w:val="24"/>
          <w:szCs w:val="24"/>
        </w:rPr>
        <w:t xml:space="preserve">plastic traits </w:t>
      </w:r>
      <w:commentRangeEnd w:id="9"/>
      <w:r w:rsidR="000B3377">
        <w:rPr>
          <w:rStyle w:val="CommentReference"/>
        </w:rPr>
        <w:commentReference w:id="9"/>
      </w:r>
      <w:r w:rsidRPr="002C709A">
        <w:rPr>
          <w:rFonts w:asciiTheme="minorEastAsia" w:hAnsiTheme="minorEastAsia" w:cs="Arial"/>
          <w:color w:val="000000" w:themeColor="text1"/>
          <w:sz w:val="24"/>
          <w:szCs w:val="24"/>
        </w:rPr>
        <w:t xml:space="preserve">observed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elements that affect transpiration provides an opportunity to explain and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10" w:name="_Hlk115413475"/>
      <w:r w:rsidRPr="002C709A">
        <w:rPr>
          <w:rFonts w:asciiTheme="minorEastAsia" w:hAnsiTheme="minorEastAsia" w:cs="Arial"/>
          <w:color w:val="000000" w:themeColor="text1"/>
          <w:sz w:val="24"/>
          <w:szCs w:val="24"/>
        </w:rPr>
        <w:t xml:space="preserve"> </w:t>
      </w:r>
    </w:p>
    <w:p w14:paraId="3408DC63" w14:textId="48236514"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architecture and environmental conditions. In plantations, crown phenotype is developed as a mixed realization of individual crown </w:t>
      </w:r>
      <w:commentRangeStart w:id="11"/>
      <w:r w:rsidRPr="002C709A">
        <w:rPr>
          <w:rFonts w:asciiTheme="minorEastAsia" w:hAnsiTheme="minorEastAsia" w:cs="Arial"/>
          <w:color w:val="000000" w:themeColor="text1"/>
          <w:sz w:val="24"/>
          <w:szCs w:val="24"/>
        </w:rPr>
        <w:t>ideotype</w:t>
      </w:r>
      <w:commentRangeEnd w:id="11"/>
      <w:r w:rsidR="000B3377">
        <w:rPr>
          <w:rStyle w:val="CommentReference"/>
        </w:rPr>
        <w:commentReference w:id="11"/>
      </w:r>
      <w:r w:rsidRPr="002C709A">
        <w:rPr>
          <w:rFonts w:asciiTheme="minorEastAsia" w:hAnsiTheme="minorEastAsia" w:cs="Arial"/>
          <w:color w:val="000000" w:themeColor="text1"/>
          <w:sz w:val="24"/>
          <w:szCs w:val="24"/>
        </w:rPr>
        <w:t xml:space="preserve">, silviculture treatments, and environmental variables. The crown ideotype largely determines plant’s </w:t>
      </w:r>
      <w:commentRangeStart w:id="12"/>
      <w:r w:rsidRPr="002C709A">
        <w:rPr>
          <w:rFonts w:asciiTheme="minorEastAsia" w:hAnsiTheme="minorEastAsia" w:cs="Arial"/>
          <w:color w:val="000000" w:themeColor="text1"/>
          <w:sz w:val="24"/>
          <w:szCs w:val="24"/>
        </w:rPr>
        <w:t>leaf area</w:t>
      </w:r>
      <w:commentRangeEnd w:id="12"/>
      <w:r w:rsidR="000B3377">
        <w:rPr>
          <w:rStyle w:val="CommentReference"/>
        </w:rPr>
        <w:commentReference w:id="12"/>
      </w:r>
      <w:r w:rsidRPr="002C709A">
        <w:rPr>
          <w:rFonts w:asciiTheme="minorEastAsia" w:hAnsiTheme="minorEastAsia" w:cs="Arial"/>
          <w:color w:val="000000" w:themeColor="text1"/>
          <w:sz w:val="24"/>
          <w:szCs w:val="24"/>
        </w:rPr>
        <w:t xml:space="preserve">, meaning that it defines a plant’s ability to intercept light and transpire. Different planting density can modify such innate crown architecture by changing interaction between individual trees. Vapor pressure deficit (VPD) determines the strength of the force pulling water from tree crowns into the air, while soil relative extractable water (REW) indicates water available for plants to supply transpiration. Transpiration can </w:t>
      </w:r>
      <w:del w:id="13" w:author="c m" w:date="2022-12-01T11:46:00Z">
        <w:r w:rsidRPr="002C709A" w:rsidDel="000B3377">
          <w:rPr>
            <w:rFonts w:asciiTheme="minorEastAsia" w:hAnsiTheme="minorEastAsia" w:cs="Arial"/>
            <w:color w:val="000000" w:themeColor="text1"/>
            <w:sz w:val="24"/>
            <w:szCs w:val="24"/>
          </w:rPr>
          <w:delText xml:space="preserve">be </w:delText>
        </w:r>
      </w:del>
      <w:r w:rsidRPr="002C709A">
        <w:rPr>
          <w:rFonts w:asciiTheme="minorEastAsia" w:hAnsiTheme="minorEastAsia" w:cs="Arial"/>
          <w:color w:val="000000" w:themeColor="text1"/>
          <w:sz w:val="24"/>
          <w:szCs w:val="24"/>
        </w:rPr>
        <w:t xml:space="preserve">paused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concerning planting densities, genetic variation in crown </w:t>
      </w:r>
      <w:r w:rsidRPr="002C709A">
        <w:rPr>
          <w:rFonts w:asciiTheme="minorEastAsia" w:hAnsiTheme="minorEastAsia" w:cs="Arial"/>
          <w:color w:val="000000" w:themeColor="text1"/>
          <w:sz w:val="24"/>
          <w:szCs w:val="24"/>
        </w:rPr>
        <w:lastRenderedPageBreak/>
        <w:t xml:space="preserve">ideotypes, VPD and REW.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10"/>
    <w:p w14:paraId="52FB980E" w14:textId="77777777" w:rsidR="008657BC" w:rsidRPr="002C709A" w:rsidRDefault="008657BC" w:rsidP="008657BC">
      <w:pPr>
        <w:pStyle w:val="ListParagraph"/>
        <w:numPr>
          <w:ilvl w:val="0"/>
          <w:numId w:val="2"/>
        </w:numPr>
        <w:spacing w:line="48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190545FA" w14:textId="0362F17C" w:rsidR="008657BC" w:rsidRPr="002C709A" w:rsidRDefault="008657BC" w:rsidP="008657BC">
      <w:pPr>
        <w:pStyle w:val="ListParagraph"/>
        <w:numPr>
          <w:ilvl w:val="0"/>
          <w:numId w:val="2"/>
        </w:numPr>
        <w:spacing w:line="480" w:lineRule="auto"/>
        <w:rPr>
          <w:rFonts w:asciiTheme="minorEastAsia" w:hAnsiTheme="minorEastAsia" w:cs="Arial"/>
          <w:sz w:val="24"/>
          <w:szCs w:val="24"/>
        </w:rPr>
      </w:pPr>
      <w:r w:rsidRPr="002C709A">
        <w:rPr>
          <w:rFonts w:asciiTheme="minorEastAsia" w:hAnsiTheme="minorEastAsia" w:cs="Arial"/>
          <w:sz w:val="24"/>
          <w:szCs w:val="24"/>
        </w:rPr>
        <w:t xml:space="preserve">How does transpiration respond to VPD and REW </w:t>
      </w:r>
      <w:del w:id="14" w:author="c m" w:date="2022-12-01T13:22:00Z">
        <w:r w:rsidRPr="002C709A" w:rsidDel="002874F8">
          <w:rPr>
            <w:rFonts w:asciiTheme="minorEastAsia" w:hAnsiTheme="minorEastAsia" w:cs="Arial"/>
            <w:sz w:val="24"/>
            <w:szCs w:val="24"/>
          </w:rPr>
          <w:delText xml:space="preserve">differently </w:delText>
        </w:r>
      </w:del>
      <w:r w:rsidRPr="002C709A">
        <w:rPr>
          <w:rFonts w:asciiTheme="minorEastAsia" w:hAnsiTheme="minorEastAsia" w:cs="Arial"/>
          <w:sz w:val="24"/>
          <w:szCs w:val="24"/>
        </w:rPr>
        <w:t>across treatments?</w:t>
      </w:r>
    </w:p>
    <w:p w14:paraId="7A5A4914" w14:textId="308D206A" w:rsidR="008657BC" w:rsidRDefault="008657BC" w:rsidP="008657BC">
      <w:pPr>
        <w:spacing w:line="480" w:lineRule="auto"/>
        <w:ind w:firstLine="720"/>
        <w:jc w:val="both"/>
        <w:rPr>
          <w:rStyle w:val="xhotkey-layer"/>
          <w:rFonts w:asciiTheme="minorEastAsia" w:hAnsiTheme="minorEastAsia" w:cs="Arial"/>
          <w:sz w:val="24"/>
          <w:szCs w:val="24"/>
        </w:rPr>
      </w:pPr>
      <w:commentRangeStart w:id="15"/>
      <w:r w:rsidRPr="002C709A">
        <w:rPr>
          <w:rStyle w:val="xhotkey-layer"/>
          <w:rFonts w:asciiTheme="minorEastAsia" w:hAnsiTheme="minorEastAsia" w:cs="Arial"/>
          <w:sz w:val="24"/>
          <w:szCs w:val="24"/>
        </w:rPr>
        <w:t>This study</w:t>
      </w:r>
      <w:commentRangeEnd w:id="15"/>
      <w:r w:rsidR="000B3377">
        <w:rPr>
          <w:rStyle w:val="CommentReference"/>
        </w:rPr>
        <w:commentReference w:id="15"/>
      </w:r>
      <w:r w:rsidRPr="002C709A">
        <w:rPr>
          <w:rStyle w:val="xhotkey-layer"/>
          <w:rFonts w:asciiTheme="minorEastAsia" w:hAnsiTheme="minorEastAsia" w:cs="Arial"/>
          <w:sz w:val="24"/>
          <w:szCs w:val="24"/>
        </w:rPr>
        <w:t xml:space="preserve"> examined </w:t>
      </w:r>
      <w:proofErr w:type="spellStart"/>
      <w:r w:rsidRPr="002C709A">
        <w:rPr>
          <w:rStyle w:val="xhotkey-layer"/>
          <w:rFonts w:asciiTheme="minorEastAsia" w:hAnsiTheme="minorEastAsia" w:cs="Arial"/>
          <w:sz w:val="24"/>
          <w:szCs w:val="24"/>
        </w:rPr>
        <w:t>sapflux</w:t>
      </w:r>
      <w:proofErr w:type="spellEnd"/>
      <w:r w:rsidRPr="002C709A">
        <w:rPr>
          <w:rStyle w:val="xhotkey-layer"/>
          <w:rFonts w:asciiTheme="minorEastAsia" w:hAnsiTheme="minorEastAsia" w:cs="Arial"/>
          <w:sz w:val="24"/>
          <w:szCs w:val="24"/>
        </w:rPr>
        <w:t xml:space="preserve"> data from an established experiment where four crown ideotypes were planted at </w:t>
      </w:r>
      <w:r w:rsidR="0042557A">
        <w:rPr>
          <w:rStyle w:val="xhotkey-layer"/>
          <w:rFonts w:asciiTheme="minorEastAsia" w:hAnsiTheme="minorEastAsia" w:cs="Arial"/>
          <w:sz w:val="24"/>
          <w:szCs w:val="24"/>
        </w:rPr>
        <w:t>1853</w:t>
      </w:r>
      <w:r w:rsidRPr="002C709A">
        <w:rPr>
          <w:rStyle w:val="xhotkey-layer"/>
          <w:rFonts w:asciiTheme="minorEastAsia" w:hAnsiTheme="minorEastAsia" w:cs="Arial"/>
          <w:sz w:val="24"/>
          <w:szCs w:val="24"/>
        </w:rPr>
        <w:t xml:space="preserve"> trees per </w:t>
      </w:r>
      <w:r w:rsidR="0042557A">
        <w:rPr>
          <w:rStyle w:val="xhotkey-layer"/>
          <w:rFonts w:asciiTheme="minorEastAsia" w:hAnsiTheme="minorEastAsia" w:cs="Arial"/>
          <w:sz w:val="24"/>
          <w:szCs w:val="24"/>
        </w:rPr>
        <w:t>h</w:t>
      </w:r>
      <w:r w:rsidR="0042557A" w:rsidRPr="002C709A">
        <w:rPr>
          <w:rStyle w:val="xhotkey-layer"/>
          <w:rFonts w:asciiTheme="minorEastAsia" w:hAnsiTheme="minorEastAsia" w:cs="Arial"/>
          <w:sz w:val="24"/>
          <w:szCs w:val="24"/>
        </w:rPr>
        <w:t>ec</w:t>
      </w:r>
      <w:r w:rsidR="0042557A">
        <w:rPr>
          <w:rStyle w:val="xhotkey-layer"/>
          <w:rFonts w:asciiTheme="minorEastAsia" w:hAnsiTheme="minorEastAsia" w:cs="Arial"/>
          <w:sz w:val="24"/>
          <w:szCs w:val="24"/>
        </w:rPr>
        <w:t>t</w:t>
      </w:r>
      <w:r w:rsidR="0042557A" w:rsidRPr="002C709A">
        <w:rPr>
          <w:rStyle w:val="xhotkey-layer"/>
          <w:rFonts w:asciiTheme="minorEastAsia" w:hAnsiTheme="minorEastAsia" w:cs="Arial"/>
          <w:sz w:val="24"/>
          <w:szCs w:val="24"/>
        </w:rPr>
        <w:t>are</w:t>
      </w:r>
      <w:r w:rsidRPr="002C709A">
        <w:rPr>
          <w:rStyle w:val="xhotkey-layer"/>
          <w:rFonts w:asciiTheme="minorEastAsia" w:hAnsiTheme="minorEastAsia" w:cs="Arial"/>
          <w:sz w:val="24"/>
          <w:szCs w:val="24"/>
        </w:rPr>
        <w:t xml:space="preserve"> (</w:t>
      </w:r>
      <w:r w:rsidR="0042557A">
        <w:rPr>
          <w:rStyle w:val="xhotkey-layer"/>
          <w:rFonts w:asciiTheme="minorEastAsia" w:hAnsiTheme="minorEastAsia" w:cs="Arial"/>
          <w:sz w:val="24"/>
          <w:szCs w:val="24"/>
        </w:rPr>
        <w:t>T</w:t>
      </w:r>
      <w:r w:rsidRPr="002C709A">
        <w:rPr>
          <w:rStyle w:val="xhotkey-layer"/>
          <w:rFonts w:asciiTheme="minorEastAsia" w:hAnsiTheme="minorEastAsia" w:cs="Arial"/>
          <w:sz w:val="24"/>
          <w:szCs w:val="24"/>
        </w:rPr>
        <w:t>P</w:t>
      </w:r>
      <w:r w:rsidR="0042557A">
        <w:rPr>
          <w:rStyle w:val="xhotkey-layer"/>
          <w:rFonts w:asciiTheme="minorEastAsia" w:hAnsiTheme="minorEastAsia" w:cs="Arial"/>
          <w:sz w:val="24"/>
          <w:szCs w:val="24"/>
        </w:rPr>
        <w:t>H</w:t>
      </w:r>
      <w:r w:rsidRPr="002C709A">
        <w:rPr>
          <w:rStyle w:val="xhotkey-layer"/>
          <w:rFonts w:asciiTheme="minorEastAsia" w:hAnsiTheme="minorEastAsia" w:cs="Arial"/>
          <w:sz w:val="24"/>
          <w:szCs w:val="24"/>
        </w:rPr>
        <w:t xml:space="preserve">) and </w:t>
      </w:r>
      <w:r w:rsidR="0042557A">
        <w:rPr>
          <w:rStyle w:val="xhotkey-layer"/>
          <w:rFonts w:asciiTheme="minorEastAsia" w:hAnsiTheme="minorEastAsia" w:cs="Arial"/>
          <w:sz w:val="24"/>
          <w:szCs w:val="24"/>
        </w:rPr>
        <w:t>618 TPH</w:t>
      </w:r>
      <w:r w:rsidRPr="002C709A">
        <w:rPr>
          <w:rStyle w:val="xhotkey-layer"/>
          <w:rFonts w:asciiTheme="minorEastAsia" w:hAnsiTheme="minorEastAsia" w:cs="Arial"/>
          <w:sz w:val="24"/>
          <w:szCs w:val="24"/>
        </w:rPr>
        <w:t xml:space="preserve"> with four replications. Among the four genotypes chosen to represent different crown ideotypes, two genotypes represented broad crown ideotypes, one genotype represented narrow crown ideotype, and one open-pollinated family possessed the crown size between broad and narrow crown genotypes. Transpiration</w:t>
      </w:r>
      <w:r>
        <w:rPr>
          <w:rStyle w:val="xhotkey-layer"/>
          <w:rFonts w:asciiTheme="minorEastAsia" w:hAnsiTheme="minorEastAsia" w:cs="Arial"/>
          <w:sz w:val="24"/>
          <w:szCs w:val="24"/>
        </w:rPr>
        <w:t xml:space="preserve"> and related</w:t>
      </w:r>
      <w:r w:rsidRPr="002C709A">
        <w:rPr>
          <w:rStyle w:val="xhotkey-layer"/>
          <w:rFonts w:asciiTheme="minorEastAsia" w:hAnsiTheme="minorEastAsia" w:cs="Arial"/>
          <w:sz w:val="24"/>
          <w:szCs w:val="24"/>
        </w:rPr>
        <w:t xml:space="preserve"> </w:t>
      </w:r>
      <w:r>
        <w:rPr>
          <w:rStyle w:val="xhotkey-layer"/>
          <w:rFonts w:asciiTheme="minorEastAsia" w:hAnsiTheme="minorEastAsia" w:cs="Arial"/>
          <w:sz w:val="24"/>
          <w:szCs w:val="24"/>
        </w:rPr>
        <w:t>properties</w:t>
      </w:r>
      <w:r w:rsidRPr="002C709A">
        <w:rPr>
          <w:rStyle w:val="xhotkey-layer"/>
          <w:rFonts w:asciiTheme="minorEastAsia" w:hAnsiTheme="minorEastAsia" w:cs="Arial"/>
          <w:sz w:val="24"/>
          <w:szCs w:val="24"/>
        </w:rPr>
        <w:t xml:space="preserve"> across eight treatment combinations were compared throughout the growing season and by seasonal trends: 1) directly using the analysis of variance (ANOVA); 2) with VPD and REW as a continuous covariate using analysis of covariance (ANCOVA).</w:t>
      </w:r>
      <w:r>
        <w:rPr>
          <w:rStyle w:val="xhotkey-layer"/>
          <w:rFonts w:asciiTheme="minorEastAsia" w:hAnsiTheme="minorEastAsia" w:cs="Arial"/>
          <w:sz w:val="24"/>
          <w:szCs w:val="24"/>
        </w:rPr>
        <w:t xml:space="preserve"> </w:t>
      </w:r>
    </w:p>
    <w:p w14:paraId="1C4979BB" w14:textId="2FAD716D" w:rsidR="008657BC" w:rsidRDefault="008657BC" w:rsidP="0042557A">
      <w:pPr>
        <w:spacing w:line="480" w:lineRule="auto"/>
        <w:ind w:firstLine="720"/>
        <w:jc w:val="both"/>
        <w:rPr>
          <w:rFonts w:asciiTheme="minorEastAsia" w:hAnsiTheme="minorEastAsia" w:cs="Arial"/>
          <w:sz w:val="24"/>
          <w:szCs w:val="24"/>
        </w:rPr>
      </w:pPr>
      <w:r w:rsidRPr="00D16BB9">
        <w:rPr>
          <w:rStyle w:val="xhotkey-layer"/>
          <w:rFonts w:asciiTheme="minorEastAsia" w:hAnsiTheme="minorEastAsia" w:cs="Arial"/>
          <w:sz w:val="24"/>
          <w:szCs w:val="24"/>
          <w:highlight w:val="yellow"/>
          <w:rPrChange w:id="16" w:author="Azura Liu" w:date="2022-12-02T09:13:00Z">
            <w:rPr>
              <w:rStyle w:val="xhotkey-layer"/>
              <w:rFonts w:asciiTheme="minorEastAsia" w:hAnsiTheme="minorEastAsia" w:cs="Arial"/>
              <w:sz w:val="24"/>
              <w:szCs w:val="24"/>
            </w:rPr>
          </w:rPrChange>
        </w:rPr>
        <w:t xml:space="preserve">The study found that density and genotype had significant effects on </w:t>
      </w:r>
      <w:proofErr w:type="spellStart"/>
      <w:r w:rsidRPr="00D16BB9">
        <w:rPr>
          <w:rStyle w:val="xhotkey-layer"/>
          <w:rFonts w:asciiTheme="minorEastAsia" w:hAnsiTheme="minorEastAsia" w:cs="Arial"/>
          <w:sz w:val="24"/>
          <w:szCs w:val="24"/>
          <w:highlight w:val="yellow"/>
          <w:rPrChange w:id="17" w:author="Azura Liu" w:date="2022-12-02T09:13:00Z">
            <w:rPr>
              <w:rStyle w:val="xhotkey-layer"/>
              <w:rFonts w:asciiTheme="minorEastAsia" w:hAnsiTheme="minorEastAsia" w:cs="Arial"/>
              <w:sz w:val="24"/>
              <w:szCs w:val="24"/>
            </w:rPr>
          </w:rPrChange>
        </w:rPr>
        <w:t>sapflux</w:t>
      </w:r>
      <w:proofErr w:type="spellEnd"/>
      <w:r w:rsidRPr="00D16BB9">
        <w:rPr>
          <w:rStyle w:val="xhotkey-layer"/>
          <w:rFonts w:asciiTheme="minorEastAsia" w:hAnsiTheme="minorEastAsia" w:cs="Arial"/>
          <w:sz w:val="24"/>
          <w:szCs w:val="24"/>
          <w:highlight w:val="yellow"/>
          <w:rPrChange w:id="18" w:author="Azura Liu" w:date="2022-12-02T09:13:00Z">
            <w:rPr>
              <w:rStyle w:val="xhotkey-layer"/>
              <w:rFonts w:asciiTheme="minorEastAsia" w:hAnsiTheme="minorEastAsia" w:cs="Arial"/>
              <w:sz w:val="24"/>
              <w:szCs w:val="24"/>
            </w:rPr>
          </w:rPrChange>
        </w:rPr>
        <w:t xml:space="preserve">, sapwood, </w:t>
      </w:r>
      <w:proofErr w:type="spellStart"/>
      <w:r w:rsidRPr="00D16BB9">
        <w:rPr>
          <w:rStyle w:val="xhotkey-layer"/>
          <w:rFonts w:asciiTheme="minorEastAsia" w:hAnsiTheme="minorEastAsia" w:cs="Arial"/>
          <w:sz w:val="24"/>
          <w:szCs w:val="24"/>
          <w:highlight w:val="yellow"/>
          <w:rPrChange w:id="19" w:author="Azura Liu" w:date="2022-12-02T09:13:00Z">
            <w:rPr>
              <w:rStyle w:val="xhotkey-layer"/>
              <w:rFonts w:asciiTheme="minorEastAsia" w:hAnsiTheme="minorEastAsia" w:cs="Arial"/>
              <w:sz w:val="24"/>
              <w:szCs w:val="24"/>
            </w:rPr>
          </w:rPrChange>
        </w:rPr>
        <w:t>sapflow</w:t>
      </w:r>
      <w:proofErr w:type="spellEnd"/>
      <w:r w:rsidRPr="00D16BB9">
        <w:rPr>
          <w:rStyle w:val="xhotkey-layer"/>
          <w:rFonts w:asciiTheme="minorEastAsia" w:hAnsiTheme="minorEastAsia" w:cs="Arial"/>
          <w:sz w:val="24"/>
          <w:szCs w:val="24"/>
          <w:highlight w:val="yellow"/>
          <w:rPrChange w:id="20" w:author="Azura Liu" w:date="2022-12-02T09:13:00Z">
            <w:rPr>
              <w:rStyle w:val="xhotkey-layer"/>
              <w:rFonts w:asciiTheme="minorEastAsia" w:hAnsiTheme="minorEastAsia" w:cs="Arial"/>
              <w:sz w:val="24"/>
              <w:szCs w:val="24"/>
            </w:rPr>
          </w:rPrChange>
        </w:rPr>
        <w:t>, and transpiration response</w:t>
      </w:r>
      <w:r w:rsidR="0042557A" w:rsidRPr="00D16BB9">
        <w:rPr>
          <w:rStyle w:val="xhotkey-layer"/>
          <w:rFonts w:asciiTheme="minorEastAsia" w:hAnsiTheme="minorEastAsia" w:cs="Arial"/>
          <w:sz w:val="24"/>
          <w:szCs w:val="24"/>
          <w:highlight w:val="yellow"/>
          <w:rPrChange w:id="21" w:author="Azura Liu" w:date="2022-12-02T09:13:00Z">
            <w:rPr>
              <w:rStyle w:val="xhotkey-layer"/>
              <w:rFonts w:asciiTheme="minorEastAsia" w:hAnsiTheme="minorEastAsia" w:cs="Arial"/>
              <w:sz w:val="24"/>
              <w:szCs w:val="24"/>
            </w:rPr>
          </w:rPrChange>
        </w:rPr>
        <w:t>s</w:t>
      </w:r>
      <w:r w:rsidRPr="00D16BB9">
        <w:rPr>
          <w:rStyle w:val="xhotkey-layer"/>
          <w:rFonts w:asciiTheme="minorEastAsia" w:hAnsiTheme="minorEastAsia" w:cs="Arial"/>
          <w:sz w:val="24"/>
          <w:szCs w:val="24"/>
          <w:highlight w:val="yellow"/>
          <w:rPrChange w:id="22" w:author="Azura Liu" w:date="2022-12-02T09:13:00Z">
            <w:rPr>
              <w:rStyle w:val="xhotkey-layer"/>
              <w:rFonts w:asciiTheme="minorEastAsia" w:hAnsiTheme="minorEastAsia" w:cs="Arial"/>
              <w:sz w:val="24"/>
              <w:szCs w:val="24"/>
            </w:rPr>
          </w:rPrChange>
        </w:rPr>
        <w:t xml:space="preserve"> to VPD and REW. </w:t>
      </w:r>
      <w:bookmarkEnd w:id="5"/>
      <w:bookmarkEnd w:id="8"/>
      <w:r w:rsidR="00016327" w:rsidRPr="00D16BB9">
        <w:rPr>
          <w:rFonts w:asciiTheme="minorEastAsia" w:hAnsiTheme="minorEastAsia" w:cs="Arial"/>
          <w:sz w:val="24"/>
          <w:szCs w:val="24"/>
          <w:highlight w:val="yellow"/>
          <w:rPrChange w:id="23" w:author="Azura Liu" w:date="2022-12-02T09:13:00Z">
            <w:rPr>
              <w:rFonts w:asciiTheme="minorEastAsia" w:hAnsiTheme="minorEastAsia" w:cs="Arial"/>
              <w:sz w:val="24"/>
              <w:szCs w:val="24"/>
            </w:rPr>
          </w:rPrChange>
        </w:rPr>
        <w:t xml:space="preserve">The interactions between density, genotype and time were responsible for greater variation in transpiration properties but not sapwood properties. Sapwood area and growth rate were consistently highest in broadest-crowned genotype. Distinctions were found only between the broadest-crowned genotype and narrow-crowned genotype, where they exhibited lower transpiration and </w:t>
      </w:r>
      <w:r w:rsidR="00016327" w:rsidRPr="00D16BB9">
        <w:rPr>
          <w:rFonts w:asciiTheme="minorEastAsia" w:hAnsiTheme="minorEastAsia" w:cs="Arial"/>
          <w:sz w:val="24"/>
          <w:szCs w:val="24"/>
          <w:highlight w:val="yellow"/>
          <w:rPrChange w:id="24" w:author="Azura Liu" w:date="2022-12-02T09:13:00Z">
            <w:rPr>
              <w:rFonts w:asciiTheme="minorEastAsia" w:hAnsiTheme="minorEastAsia" w:cs="Arial"/>
              <w:sz w:val="24"/>
              <w:szCs w:val="24"/>
            </w:rPr>
          </w:rPrChange>
        </w:rPr>
        <w:lastRenderedPageBreak/>
        <w:t xml:space="preserve">transpiration responses to REW and VPD when planting in a density unfavorable of their crown </w:t>
      </w:r>
      <w:commentRangeStart w:id="25"/>
      <w:r w:rsidR="00016327" w:rsidRPr="00D16BB9">
        <w:rPr>
          <w:rFonts w:asciiTheme="minorEastAsia" w:hAnsiTheme="minorEastAsia" w:cs="Arial"/>
          <w:sz w:val="24"/>
          <w:szCs w:val="24"/>
          <w:highlight w:val="yellow"/>
          <w:rPrChange w:id="26" w:author="Azura Liu" w:date="2022-12-02T09:13:00Z">
            <w:rPr>
              <w:rFonts w:asciiTheme="minorEastAsia" w:hAnsiTheme="minorEastAsia" w:cs="Arial"/>
              <w:sz w:val="24"/>
              <w:szCs w:val="24"/>
            </w:rPr>
          </w:rPrChange>
        </w:rPr>
        <w:t>ideotype</w:t>
      </w:r>
      <w:commentRangeEnd w:id="25"/>
      <w:r w:rsidR="004153C4" w:rsidRPr="00D16BB9">
        <w:rPr>
          <w:rStyle w:val="CommentReference"/>
          <w:highlight w:val="yellow"/>
          <w:rPrChange w:id="27" w:author="Azura Liu" w:date="2022-12-02T09:13:00Z">
            <w:rPr>
              <w:rStyle w:val="CommentReference"/>
            </w:rPr>
          </w:rPrChange>
        </w:rPr>
        <w:commentReference w:id="25"/>
      </w:r>
      <w:r w:rsidR="00016327" w:rsidRPr="00D16BB9">
        <w:rPr>
          <w:rFonts w:asciiTheme="minorEastAsia" w:hAnsiTheme="minorEastAsia" w:cs="Arial"/>
          <w:sz w:val="24"/>
          <w:szCs w:val="24"/>
          <w:highlight w:val="yellow"/>
          <w:rPrChange w:id="28" w:author="Azura Liu" w:date="2022-12-02T09:13:00Z">
            <w:rPr>
              <w:rFonts w:asciiTheme="minorEastAsia" w:hAnsiTheme="minorEastAsia" w:cs="Arial"/>
              <w:sz w:val="24"/>
              <w:szCs w:val="24"/>
            </w:rPr>
          </w:rPrChange>
        </w:rPr>
        <w:t>.</w:t>
      </w:r>
    </w:p>
    <w:p w14:paraId="2BE52EE0" w14:textId="12441DC5" w:rsidR="00016327" w:rsidRDefault="00016327" w:rsidP="0042557A">
      <w:pPr>
        <w:spacing w:line="480" w:lineRule="auto"/>
        <w:ind w:firstLine="720"/>
        <w:jc w:val="both"/>
        <w:rPr>
          <w:rFonts w:asciiTheme="minorEastAsia" w:hAnsiTheme="minorEastAsia" w:cs="Arial"/>
          <w:sz w:val="24"/>
          <w:szCs w:val="24"/>
        </w:rPr>
      </w:pPr>
    </w:p>
    <w:p w14:paraId="5A36D29A" w14:textId="043A3517" w:rsidR="00016327" w:rsidRDefault="00016327" w:rsidP="0042557A">
      <w:pPr>
        <w:spacing w:line="480" w:lineRule="auto"/>
        <w:ind w:firstLine="720"/>
        <w:jc w:val="both"/>
        <w:rPr>
          <w:rFonts w:asciiTheme="minorEastAsia" w:hAnsiTheme="minorEastAsia" w:cs="Arial"/>
          <w:sz w:val="24"/>
          <w:szCs w:val="24"/>
        </w:rPr>
      </w:pPr>
    </w:p>
    <w:p w14:paraId="48137059" w14:textId="2CC9DAA1" w:rsidR="00016327" w:rsidRDefault="00016327" w:rsidP="0042557A">
      <w:pPr>
        <w:spacing w:line="480" w:lineRule="auto"/>
        <w:ind w:firstLine="720"/>
        <w:jc w:val="both"/>
        <w:rPr>
          <w:rFonts w:asciiTheme="minorEastAsia" w:hAnsiTheme="minorEastAsia" w:cs="Arial"/>
          <w:sz w:val="24"/>
          <w:szCs w:val="24"/>
        </w:rPr>
      </w:pPr>
    </w:p>
    <w:p w14:paraId="56D5133A" w14:textId="474F6F83" w:rsidR="00016327" w:rsidRDefault="00016327" w:rsidP="0042557A">
      <w:pPr>
        <w:spacing w:line="480" w:lineRule="auto"/>
        <w:ind w:firstLine="720"/>
        <w:jc w:val="both"/>
        <w:rPr>
          <w:rFonts w:asciiTheme="minorEastAsia" w:hAnsiTheme="minorEastAsia" w:cs="Arial"/>
          <w:sz w:val="24"/>
          <w:szCs w:val="24"/>
        </w:rPr>
      </w:pPr>
    </w:p>
    <w:p w14:paraId="4D75CD74" w14:textId="3B57C551" w:rsidR="00016327" w:rsidRDefault="00016327" w:rsidP="0042557A">
      <w:pPr>
        <w:spacing w:line="480" w:lineRule="auto"/>
        <w:ind w:firstLine="720"/>
        <w:jc w:val="both"/>
        <w:rPr>
          <w:rFonts w:asciiTheme="minorEastAsia" w:hAnsiTheme="minorEastAsia" w:cs="Arial"/>
          <w:sz w:val="24"/>
          <w:szCs w:val="24"/>
        </w:rPr>
      </w:pPr>
    </w:p>
    <w:p w14:paraId="313976AA" w14:textId="048A211E" w:rsidR="00016327" w:rsidRDefault="00016327" w:rsidP="0042557A">
      <w:pPr>
        <w:spacing w:line="480" w:lineRule="auto"/>
        <w:ind w:firstLine="720"/>
        <w:jc w:val="both"/>
        <w:rPr>
          <w:rFonts w:asciiTheme="minorEastAsia" w:hAnsiTheme="minorEastAsia" w:cs="Arial"/>
          <w:sz w:val="24"/>
          <w:szCs w:val="24"/>
        </w:rPr>
      </w:pPr>
    </w:p>
    <w:p w14:paraId="422528B5" w14:textId="2697730F" w:rsidR="00016327" w:rsidRDefault="00016327" w:rsidP="0042557A">
      <w:pPr>
        <w:spacing w:line="480" w:lineRule="auto"/>
        <w:ind w:firstLine="720"/>
        <w:jc w:val="both"/>
        <w:rPr>
          <w:rFonts w:asciiTheme="minorEastAsia" w:hAnsiTheme="minorEastAsia" w:cs="Arial"/>
          <w:sz w:val="24"/>
          <w:szCs w:val="24"/>
        </w:rPr>
      </w:pPr>
    </w:p>
    <w:p w14:paraId="1B25CEFB" w14:textId="1482466F" w:rsidR="00016327" w:rsidRDefault="00016327" w:rsidP="0042557A">
      <w:pPr>
        <w:spacing w:line="480" w:lineRule="auto"/>
        <w:ind w:firstLine="720"/>
        <w:jc w:val="both"/>
        <w:rPr>
          <w:rFonts w:asciiTheme="minorEastAsia" w:hAnsiTheme="minorEastAsia" w:cs="Arial"/>
          <w:sz w:val="24"/>
          <w:szCs w:val="24"/>
        </w:rPr>
      </w:pPr>
    </w:p>
    <w:p w14:paraId="64D4BC3B" w14:textId="50460E35" w:rsidR="00016327" w:rsidRDefault="00016327" w:rsidP="0042557A">
      <w:pPr>
        <w:spacing w:line="480" w:lineRule="auto"/>
        <w:ind w:firstLine="720"/>
        <w:jc w:val="both"/>
        <w:rPr>
          <w:rFonts w:asciiTheme="minorEastAsia" w:hAnsiTheme="minorEastAsia" w:cs="Arial"/>
          <w:sz w:val="24"/>
          <w:szCs w:val="24"/>
        </w:rPr>
      </w:pPr>
    </w:p>
    <w:p w14:paraId="2A9BDAE0" w14:textId="38289220" w:rsidR="00016327" w:rsidRDefault="00016327" w:rsidP="0042557A">
      <w:pPr>
        <w:spacing w:line="480" w:lineRule="auto"/>
        <w:ind w:firstLine="720"/>
        <w:jc w:val="both"/>
        <w:rPr>
          <w:rFonts w:asciiTheme="minorEastAsia" w:hAnsiTheme="minorEastAsia" w:cs="Arial"/>
          <w:sz w:val="24"/>
          <w:szCs w:val="24"/>
        </w:rPr>
      </w:pPr>
    </w:p>
    <w:p w14:paraId="077AABCC" w14:textId="081D603E" w:rsidR="00016327" w:rsidRDefault="00016327" w:rsidP="0042557A">
      <w:pPr>
        <w:spacing w:line="480" w:lineRule="auto"/>
        <w:ind w:firstLine="720"/>
        <w:jc w:val="both"/>
        <w:rPr>
          <w:rFonts w:asciiTheme="minorEastAsia" w:hAnsiTheme="minorEastAsia" w:cs="Arial"/>
          <w:sz w:val="24"/>
          <w:szCs w:val="24"/>
        </w:rPr>
      </w:pPr>
    </w:p>
    <w:p w14:paraId="6A01E7AA" w14:textId="662146FD" w:rsidR="00016327" w:rsidRDefault="00016327" w:rsidP="0042557A">
      <w:pPr>
        <w:spacing w:line="480" w:lineRule="auto"/>
        <w:ind w:firstLine="720"/>
        <w:jc w:val="both"/>
        <w:rPr>
          <w:rFonts w:asciiTheme="minorEastAsia" w:hAnsiTheme="minorEastAsia" w:cs="Arial"/>
          <w:sz w:val="24"/>
          <w:szCs w:val="24"/>
        </w:rPr>
      </w:pPr>
    </w:p>
    <w:p w14:paraId="25AD36C5" w14:textId="011AFBC3" w:rsidR="00016327" w:rsidRDefault="00016327" w:rsidP="0042557A">
      <w:pPr>
        <w:spacing w:line="480" w:lineRule="auto"/>
        <w:ind w:firstLine="720"/>
        <w:jc w:val="both"/>
        <w:rPr>
          <w:rFonts w:asciiTheme="minorEastAsia" w:hAnsiTheme="minorEastAsia" w:cs="Arial"/>
          <w:sz w:val="24"/>
          <w:szCs w:val="24"/>
        </w:rPr>
      </w:pPr>
    </w:p>
    <w:p w14:paraId="08B8A9AB" w14:textId="77777777" w:rsidR="00016327" w:rsidRPr="002C709A" w:rsidRDefault="00016327" w:rsidP="0042557A">
      <w:pPr>
        <w:spacing w:line="480" w:lineRule="auto"/>
        <w:ind w:firstLine="720"/>
        <w:jc w:val="both"/>
        <w:rPr>
          <w:rFonts w:asciiTheme="minorEastAsia" w:hAnsiTheme="minorEastAsia" w:cs="Arial"/>
          <w:b/>
          <w:bCs/>
          <w:sz w:val="32"/>
          <w:szCs w:val="32"/>
        </w:rPr>
      </w:pPr>
    </w:p>
    <w:p w14:paraId="49CFCBA2" w14:textId="77777777" w:rsidR="008657BC" w:rsidRPr="002C709A" w:rsidRDefault="008657BC" w:rsidP="008657BC">
      <w:pPr>
        <w:spacing w:after="0" w:line="480" w:lineRule="auto"/>
        <w:rPr>
          <w:rFonts w:asciiTheme="minorEastAsia" w:hAnsiTheme="minorEastAsia" w:cs="Arial"/>
          <w:b/>
          <w:bCs/>
          <w:sz w:val="32"/>
          <w:szCs w:val="32"/>
        </w:rPr>
      </w:pPr>
      <w:bookmarkStart w:id="29" w:name="_Hlk120787864"/>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8657BC" w:rsidRPr="002C709A" w14:paraId="64B60B54" w14:textId="77777777" w:rsidTr="00DD13CD">
        <w:tc>
          <w:tcPr>
            <w:tcW w:w="360" w:type="dxa"/>
          </w:tcPr>
          <w:p w14:paraId="43C3D161"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4A4453AC"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3A4ADABB" w14:textId="0BB94B8C" w:rsidR="008657BC" w:rsidRPr="002C709A" w:rsidRDefault="00016327"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7</w:t>
            </w:r>
          </w:p>
        </w:tc>
      </w:tr>
      <w:tr w:rsidR="008657BC" w:rsidRPr="002C709A" w14:paraId="5731575B" w14:textId="77777777" w:rsidTr="00DD13CD">
        <w:tc>
          <w:tcPr>
            <w:tcW w:w="360" w:type="dxa"/>
          </w:tcPr>
          <w:p w14:paraId="36DD75B9"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68FA1CBC"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5E2D5307"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0BD7219E" w14:textId="1B41B9D8" w:rsidR="008657B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10</w:t>
            </w:r>
          </w:p>
        </w:tc>
      </w:tr>
      <w:tr w:rsidR="008657BC" w:rsidRPr="002C709A" w14:paraId="17BDE179" w14:textId="77777777" w:rsidTr="00DD13CD">
        <w:tc>
          <w:tcPr>
            <w:tcW w:w="360" w:type="dxa"/>
          </w:tcPr>
          <w:p w14:paraId="1AF1174D"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2E17A543"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5C2BCF55" w14:textId="508F5AE1"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r w:rsidR="0018199C">
              <w:rPr>
                <w:rFonts w:asciiTheme="minorEastAsia" w:hAnsiTheme="minorEastAsia" w:cs="Arial"/>
                <w:b/>
                <w:bCs/>
                <w:sz w:val="24"/>
                <w:szCs w:val="24"/>
              </w:rPr>
              <w:t>1</w:t>
            </w:r>
          </w:p>
        </w:tc>
      </w:tr>
      <w:tr w:rsidR="008657BC" w:rsidRPr="002C709A" w14:paraId="31E3ADB1" w14:textId="77777777" w:rsidTr="00DD13CD">
        <w:tc>
          <w:tcPr>
            <w:tcW w:w="360" w:type="dxa"/>
          </w:tcPr>
          <w:p w14:paraId="6A7FA084"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3D3DE5A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0AA13C79"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6699B5E3" w14:textId="258F3191" w:rsidR="008657BC" w:rsidRPr="00941109" w:rsidRDefault="00941109" w:rsidP="00DD13CD">
            <w:pPr>
              <w:spacing w:line="360" w:lineRule="auto"/>
              <w:rPr>
                <w:rFonts w:asciiTheme="minorEastAsia" w:hAnsiTheme="minorEastAsia" w:cs="Arial"/>
                <w:sz w:val="24"/>
                <w:szCs w:val="24"/>
              </w:rPr>
            </w:pPr>
            <w:r w:rsidRPr="00941109">
              <w:rPr>
                <w:rFonts w:asciiTheme="minorEastAsia" w:hAnsiTheme="minorEastAsia" w:cs="Arial"/>
                <w:sz w:val="24"/>
                <w:szCs w:val="24"/>
              </w:rPr>
              <w:t>1</w:t>
            </w:r>
            <w:r w:rsidR="0018199C">
              <w:rPr>
                <w:rFonts w:asciiTheme="minorEastAsia" w:hAnsiTheme="minorEastAsia" w:cs="Arial"/>
                <w:sz w:val="24"/>
                <w:szCs w:val="24"/>
              </w:rPr>
              <w:t>1</w:t>
            </w:r>
          </w:p>
        </w:tc>
      </w:tr>
      <w:tr w:rsidR="008657BC" w:rsidRPr="002C709A" w14:paraId="17C9E641" w14:textId="77777777" w:rsidTr="00DD13CD">
        <w:tc>
          <w:tcPr>
            <w:tcW w:w="360" w:type="dxa"/>
          </w:tcPr>
          <w:p w14:paraId="068B2C2E"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242AA220"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129A6F0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49A34639" w14:textId="59A7F4A1" w:rsidR="008657BC" w:rsidRPr="00941109"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1</w:t>
            </w:r>
            <w:r w:rsidR="0018199C">
              <w:rPr>
                <w:rFonts w:asciiTheme="minorEastAsia" w:hAnsiTheme="minorEastAsia" w:cs="Arial"/>
                <w:sz w:val="24"/>
                <w:szCs w:val="24"/>
              </w:rPr>
              <w:t>2</w:t>
            </w:r>
          </w:p>
        </w:tc>
      </w:tr>
      <w:tr w:rsidR="008657BC" w:rsidRPr="002C709A" w14:paraId="22096D29" w14:textId="77777777" w:rsidTr="00DD13CD">
        <w:tc>
          <w:tcPr>
            <w:tcW w:w="360" w:type="dxa"/>
          </w:tcPr>
          <w:p w14:paraId="37931485"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2087020B"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76661DA9" w14:textId="5FAF157A" w:rsidR="008657BC" w:rsidRPr="002C709A"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 xml:space="preserve">Measurements and </w:t>
            </w:r>
            <w:r w:rsidR="008657BC" w:rsidRPr="002C709A">
              <w:rPr>
                <w:rFonts w:asciiTheme="minorEastAsia" w:hAnsiTheme="minorEastAsia" w:cs="Arial"/>
                <w:sz w:val="24"/>
                <w:szCs w:val="24"/>
              </w:rPr>
              <w:t>Data Analysis</w:t>
            </w:r>
          </w:p>
        </w:tc>
        <w:tc>
          <w:tcPr>
            <w:tcW w:w="715" w:type="dxa"/>
          </w:tcPr>
          <w:p w14:paraId="468CC90A" w14:textId="64229F99" w:rsidR="008657BC" w:rsidRPr="00941109"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1</w:t>
            </w:r>
            <w:r w:rsidR="0018199C">
              <w:rPr>
                <w:rFonts w:asciiTheme="minorEastAsia" w:hAnsiTheme="minorEastAsia" w:cs="Arial"/>
                <w:sz w:val="24"/>
                <w:szCs w:val="24"/>
              </w:rPr>
              <w:t>3</w:t>
            </w:r>
          </w:p>
        </w:tc>
      </w:tr>
      <w:tr w:rsidR="008657BC" w:rsidRPr="002C709A" w14:paraId="25C202CF" w14:textId="77777777" w:rsidTr="00DD13CD">
        <w:tc>
          <w:tcPr>
            <w:tcW w:w="360" w:type="dxa"/>
          </w:tcPr>
          <w:p w14:paraId="5EAD8048"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411F2173"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625303B4" w14:textId="1A5CD330" w:rsidR="008657BC" w:rsidRPr="002C709A" w:rsidRDefault="0018199C"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17</w:t>
            </w:r>
          </w:p>
        </w:tc>
      </w:tr>
      <w:tr w:rsidR="008657BC" w:rsidRPr="002C709A" w14:paraId="2C04DAF1" w14:textId="77777777" w:rsidTr="00DD13CD">
        <w:tc>
          <w:tcPr>
            <w:tcW w:w="360" w:type="dxa"/>
          </w:tcPr>
          <w:p w14:paraId="1EF280B0"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583FB056"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1E5CA943" w14:textId="08F5E660" w:rsidR="008657BC" w:rsidRPr="002C709A"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Variation in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Probe Position</w:t>
            </w:r>
          </w:p>
        </w:tc>
        <w:tc>
          <w:tcPr>
            <w:tcW w:w="715" w:type="dxa"/>
          </w:tcPr>
          <w:p w14:paraId="63D636E5" w14:textId="0EECEA8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17</w:t>
            </w:r>
          </w:p>
        </w:tc>
      </w:tr>
      <w:tr w:rsidR="0018199C" w:rsidRPr="002C709A" w14:paraId="6454680C" w14:textId="77777777" w:rsidTr="00DD13CD">
        <w:tc>
          <w:tcPr>
            <w:tcW w:w="360" w:type="dxa"/>
          </w:tcPr>
          <w:p w14:paraId="51500AAB"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06B62807" w14:textId="77777777"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152A4938" w14:textId="72D27D24"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Variation in Sapwood Area between Treatments</w:t>
            </w:r>
          </w:p>
        </w:tc>
        <w:tc>
          <w:tcPr>
            <w:tcW w:w="715" w:type="dxa"/>
          </w:tcPr>
          <w:p w14:paraId="1247B76C" w14:textId="26B326C4"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21</w:t>
            </w:r>
          </w:p>
        </w:tc>
      </w:tr>
      <w:tr w:rsidR="0018199C" w:rsidRPr="002C709A" w14:paraId="231C6F96" w14:textId="77777777" w:rsidTr="00DD13CD">
        <w:tc>
          <w:tcPr>
            <w:tcW w:w="360" w:type="dxa"/>
          </w:tcPr>
          <w:p w14:paraId="15288EF2"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500093AF" w14:textId="77777777"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412E7C23" w14:textId="7D4ED599"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between Treatments</w:t>
            </w:r>
          </w:p>
        </w:tc>
        <w:tc>
          <w:tcPr>
            <w:tcW w:w="715" w:type="dxa"/>
          </w:tcPr>
          <w:p w14:paraId="2F5D2335" w14:textId="7A4089B2"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23</w:t>
            </w:r>
          </w:p>
        </w:tc>
      </w:tr>
      <w:tr w:rsidR="008657BC" w:rsidRPr="002C709A" w14:paraId="77EF7754" w14:textId="77777777" w:rsidTr="00DD13CD">
        <w:tc>
          <w:tcPr>
            <w:tcW w:w="360" w:type="dxa"/>
          </w:tcPr>
          <w:p w14:paraId="14F1A456"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153A3EBA"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768523FC" w14:textId="047E8827" w:rsidR="008657BC" w:rsidRPr="002C709A" w:rsidRDefault="0018199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6CC26026" w14:textId="6B0F6F26"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24</w:t>
            </w:r>
          </w:p>
        </w:tc>
      </w:tr>
      <w:tr w:rsidR="008657BC" w:rsidRPr="002C709A" w14:paraId="70797579" w14:textId="77777777" w:rsidTr="00DD13CD">
        <w:tc>
          <w:tcPr>
            <w:tcW w:w="360" w:type="dxa"/>
          </w:tcPr>
          <w:p w14:paraId="38C1D684"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7F4F494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1FBC6738" w14:textId="4BB311BD" w:rsidR="008657B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Effect of VPD and REW on Transpiration</w:t>
            </w:r>
          </w:p>
        </w:tc>
        <w:tc>
          <w:tcPr>
            <w:tcW w:w="715" w:type="dxa"/>
          </w:tcPr>
          <w:p w14:paraId="19D08B37" w14:textId="78EB16C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27</w:t>
            </w:r>
          </w:p>
        </w:tc>
      </w:tr>
      <w:tr w:rsidR="008657BC" w:rsidRPr="002C709A" w14:paraId="3B39D8B4" w14:textId="77777777" w:rsidTr="00DD13CD">
        <w:tc>
          <w:tcPr>
            <w:tcW w:w="360" w:type="dxa"/>
          </w:tcPr>
          <w:p w14:paraId="7E9CA182"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59ECF07C"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71D2B36A" w14:textId="35276BB7" w:rsidR="0018199C" w:rsidRPr="002C709A" w:rsidRDefault="0018199C"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30</w:t>
            </w:r>
          </w:p>
        </w:tc>
      </w:tr>
      <w:tr w:rsidR="008657BC" w:rsidRPr="002C709A" w14:paraId="16A1A6BD" w14:textId="77777777" w:rsidTr="00DD13CD">
        <w:tc>
          <w:tcPr>
            <w:tcW w:w="360" w:type="dxa"/>
          </w:tcPr>
          <w:p w14:paraId="353B3A26"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3C328598"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793BDE20" w14:textId="448E0F63"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Response Variables: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Sapwood, and </w:t>
            </w:r>
            <w:proofErr w:type="spellStart"/>
            <w:r w:rsidRPr="0018199C">
              <w:rPr>
                <w:rFonts w:asciiTheme="minorEastAsia" w:hAnsiTheme="minorEastAsia" w:cs="Arial"/>
                <w:sz w:val="24"/>
                <w:szCs w:val="24"/>
              </w:rPr>
              <w:t>Sapflow</w:t>
            </w:r>
            <w:proofErr w:type="spellEnd"/>
          </w:p>
        </w:tc>
        <w:tc>
          <w:tcPr>
            <w:tcW w:w="715" w:type="dxa"/>
          </w:tcPr>
          <w:p w14:paraId="08C55D87" w14:textId="74EDF4B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30</w:t>
            </w:r>
          </w:p>
        </w:tc>
      </w:tr>
      <w:tr w:rsidR="008657BC" w:rsidRPr="002C709A" w14:paraId="3BC3FC17" w14:textId="77777777" w:rsidTr="00DD13CD">
        <w:tc>
          <w:tcPr>
            <w:tcW w:w="360" w:type="dxa"/>
          </w:tcPr>
          <w:p w14:paraId="528657F5"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06E92DCB"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3A8E8BC7" w14:textId="7A918E31"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Seasonality</w:t>
            </w:r>
          </w:p>
        </w:tc>
        <w:tc>
          <w:tcPr>
            <w:tcW w:w="715" w:type="dxa"/>
          </w:tcPr>
          <w:p w14:paraId="099532A1" w14:textId="18076BEA"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31</w:t>
            </w:r>
          </w:p>
        </w:tc>
      </w:tr>
      <w:tr w:rsidR="0018199C" w:rsidRPr="002C709A" w14:paraId="3717E89D" w14:textId="77777777" w:rsidTr="00DD13CD">
        <w:tc>
          <w:tcPr>
            <w:tcW w:w="360" w:type="dxa"/>
          </w:tcPr>
          <w:p w14:paraId="2AB434A6" w14:textId="77777777" w:rsidR="0018199C" w:rsidRPr="002C709A" w:rsidRDefault="0018199C" w:rsidP="00DD13CD">
            <w:pPr>
              <w:spacing w:line="360" w:lineRule="auto"/>
              <w:rPr>
                <w:rFonts w:asciiTheme="minorEastAsia" w:hAnsiTheme="minorEastAsia" w:cs="Arial"/>
                <w:b/>
                <w:bCs/>
                <w:sz w:val="24"/>
                <w:szCs w:val="24"/>
              </w:rPr>
            </w:pPr>
          </w:p>
        </w:tc>
        <w:tc>
          <w:tcPr>
            <w:tcW w:w="541" w:type="dxa"/>
          </w:tcPr>
          <w:p w14:paraId="5E5491A1" w14:textId="34251C8E" w:rsidR="0018199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4.3</w:t>
            </w:r>
          </w:p>
        </w:tc>
        <w:tc>
          <w:tcPr>
            <w:tcW w:w="7734" w:type="dxa"/>
          </w:tcPr>
          <w:p w14:paraId="6D63B8B5" w14:textId="49367205" w:rsidR="0018199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Environmental Variables: VPD and REW</w:t>
            </w:r>
          </w:p>
        </w:tc>
        <w:tc>
          <w:tcPr>
            <w:tcW w:w="715" w:type="dxa"/>
          </w:tcPr>
          <w:p w14:paraId="25B1F530" w14:textId="3E414AC8" w:rsidR="0018199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31</w:t>
            </w:r>
          </w:p>
        </w:tc>
      </w:tr>
      <w:tr w:rsidR="0018199C" w:rsidRPr="002C709A" w14:paraId="6EC953E3" w14:textId="77777777" w:rsidTr="00DD13CD">
        <w:tc>
          <w:tcPr>
            <w:tcW w:w="360" w:type="dxa"/>
          </w:tcPr>
          <w:p w14:paraId="3AC3490D"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70D63A2E" w14:textId="29A6E441" w:rsidR="0018199C" w:rsidRPr="002C709A" w:rsidRDefault="0018199C" w:rsidP="0018199C">
            <w:pPr>
              <w:spacing w:line="360" w:lineRule="auto"/>
              <w:rPr>
                <w:rFonts w:asciiTheme="minorEastAsia" w:hAnsiTheme="minorEastAsia" w:cs="Arial"/>
                <w:sz w:val="24"/>
                <w:szCs w:val="24"/>
              </w:rPr>
            </w:pPr>
            <w:r>
              <w:rPr>
                <w:rFonts w:asciiTheme="minorEastAsia" w:hAnsiTheme="minorEastAsia" w:cs="Arial"/>
                <w:sz w:val="24"/>
                <w:szCs w:val="24"/>
              </w:rPr>
              <w:t>4.4</w:t>
            </w:r>
          </w:p>
        </w:tc>
        <w:tc>
          <w:tcPr>
            <w:tcW w:w="7734" w:type="dxa"/>
          </w:tcPr>
          <w:p w14:paraId="6582FB55" w14:textId="50C2B7DC"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Treatments: Density and Genotype</w:t>
            </w:r>
          </w:p>
        </w:tc>
        <w:tc>
          <w:tcPr>
            <w:tcW w:w="715" w:type="dxa"/>
          </w:tcPr>
          <w:p w14:paraId="6CF0D932" w14:textId="4E62C921"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32</w:t>
            </w:r>
          </w:p>
        </w:tc>
      </w:tr>
      <w:tr w:rsidR="0018199C" w:rsidRPr="002C709A" w14:paraId="032FFE34" w14:textId="77777777" w:rsidTr="00DD13CD">
        <w:tc>
          <w:tcPr>
            <w:tcW w:w="360" w:type="dxa"/>
          </w:tcPr>
          <w:p w14:paraId="68AAE1A2"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7E9EF78A" w14:textId="77777777"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338B545B" w14:textId="065576B6"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34</w:t>
            </w:r>
          </w:p>
        </w:tc>
      </w:tr>
      <w:tr w:rsidR="0018199C" w:rsidRPr="002C709A" w14:paraId="3F75C38F" w14:textId="77777777" w:rsidTr="00DD13CD">
        <w:tc>
          <w:tcPr>
            <w:tcW w:w="360" w:type="dxa"/>
          </w:tcPr>
          <w:p w14:paraId="6337CDE1"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6EE22B65" w14:textId="77777777"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75A7BFCB" w14:textId="737F5B3E"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37</w:t>
            </w:r>
          </w:p>
        </w:tc>
      </w:tr>
      <w:bookmarkEnd w:id="29"/>
      <w:tr w:rsidR="0018199C" w:rsidRPr="002C709A" w14:paraId="09727834" w14:textId="77777777" w:rsidTr="00DD13CD">
        <w:tc>
          <w:tcPr>
            <w:tcW w:w="360" w:type="dxa"/>
          </w:tcPr>
          <w:p w14:paraId="23DC25AF"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4F9E7128" w14:textId="77777777" w:rsidR="0018199C" w:rsidRPr="002C709A" w:rsidRDefault="0018199C" w:rsidP="0018199C">
            <w:pPr>
              <w:spacing w:line="360" w:lineRule="auto"/>
              <w:rPr>
                <w:rFonts w:asciiTheme="minorEastAsia" w:hAnsiTheme="minorEastAsia" w:cs="Arial"/>
                <w:b/>
                <w:bCs/>
                <w:sz w:val="24"/>
                <w:szCs w:val="24"/>
              </w:rPr>
            </w:pPr>
          </w:p>
        </w:tc>
        <w:tc>
          <w:tcPr>
            <w:tcW w:w="715" w:type="dxa"/>
          </w:tcPr>
          <w:p w14:paraId="0C67E96B" w14:textId="77777777" w:rsidR="0018199C" w:rsidRPr="002C709A" w:rsidRDefault="0018199C" w:rsidP="0018199C">
            <w:pPr>
              <w:spacing w:line="360" w:lineRule="auto"/>
              <w:rPr>
                <w:rFonts w:asciiTheme="minorEastAsia" w:hAnsiTheme="minorEastAsia" w:cs="Arial"/>
                <w:b/>
                <w:bCs/>
                <w:sz w:val="24"/>
                <w:szCs w:val="24"/>
              </w:rPr>
            </w:pPr>
          </w:p>
        </w:tc>
      </w:tr>
    </w:tbl>
    <w:p w14:paraId="077A1D90" w14:textId="77777777" w:rsidR="008657BC" w:rsidRPr="002C709A" w:rsidRDefault="008657BC" w:rsidP="008657BC">
      <w:pPr>
        <w:spacing w:after="0" w:line="480" w:lineRule="auto"/>
        <w:rPr>
          <w:rFonts w:asciiTheme="minorEastAsia" w:hAnsiTheme="minorEastAsia" w:cs="Arial"/>
        </w:rPr>
      </w:pPr>
    </w:p>
    <w:p w14:paraId="72CCD967" w14:textId="77777777" w:rsidR="008657BC" w:rsidRPr="002C709A" w:rsidRDefault="008657BC" w:rsidP="008657BC">
      <w:pPr>
        <w:spacing w:after="0" w:line="480" w:lineRule="auto"/>
        <w:rPr>
          <w:rFonts w:asciiTheme="minorEastAsia" w:hAnsiTheme="minorEastAsia" w:cs="Arial"/>
        </w:rPr>
      </w:pPr>
    </w:p>
    <w:p w14:paraId="37BD382F" w14:textId="77777777" w:rsidR="008657BC" w:rsidRPr="002C709A" w:rsidRDefault="008657BC" w:rsidP="008657BC">
      <w:pPr>
        <w:spacing w:after="0" w:line="480" w:lineRule="auto"/>
        <w:rPr>
          <w:rFonts w:asciiTheme="minorEastAsia" w:hAnsiTheme="minorEastAsia" w:cs="Arial"/>
        </w:rPr>
      </w:pPr>
    </w:p>
    <w:p w14:paraId="71212EF9" w14:textId="77777777" w:rsidR="008657BC" w:rsidRPr="002C709A" w:rsidRDefault="008657BC" w:rsidP="008657BC">
      <w:pPr>
        <w:spacing w:after="0" w:line="480" w:lineRule="auto"/>
        <w:rPr>
          <w:rFonts w:asciiTheme="minorEastAsia" w:hAnsiTheme="minorEastAsia" w:cs="Arial"/>
        </w:rPr>
      </w:pPr>
    </w:p>
    <w:p w14:paraId="211406BD" w14:textId="77777777" w:rsidR="008657BC" w:rsidRPr="002C709A" w:rsidRDefault="008657BC" w:rsidP="008657BC">
      <w:pPr>
        <w:spacing w:after="0" w:line="480" w:lineRule="auto"/>
        <w:rPr>
          <w:rFonts w:asciiTheme="minorEastAsia" w:hAnsiTheme="minorEastAsia" w:cs="Arial"/>
        </w:rPr>
      </w:pPr>
    </w:p>
    <w:p w14:paraId="185332F1"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1 Introduction </w:t>
      </w:r>
    </w:p>
    <w:p w14:paraId="4AD5F675" w14:textId="1190A63F"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r w:rsidRPr="002C709A">
        <w:rPr>
          <w:rStyle w:val="xhotkey-layer"/>
          <w:rFonts w:asciiTheme="minorEastAsia" w:hAnsiTheme="minorEastAsia" w:cs="Arial"/>
          <w:sz w:val="24"/>
          <w:szCs w:val="24"/>
        </w:rPr>
        <w:t xml:space="preserve">) contributes over 2 billion tons of annual aboveground </w:t>
      </w:r>
      <w:r w:rsidR="006C3FBF">
        <w:rPr>
          <w:rStyle w:val="xhotkey-layer"/>
          <w:rFonts w:asciiTheme="minorEastAsia" w:hAnsiTheme="minorEastAsia" w:cs="Arial"/>
          <w:sz w:val="24"/>
          <w:szCs w:val="24"/>
        </w:rPr>
        <w:t xml:space="preserve">live-tree </w:t>
      </w:r>
      <w:r w:rsidRPr="002C709A">
        <w:rPr>
          <w:rStyle w:val="xhotkey-layer"/>
          <w:rFonts w:asciiTheme="minorEastAsia" w:hAnsiTheme="minorEastAsia" w:cs="Arial"/>
          <w:sz w:val="24"/>
          <w:szCs w:val="24"/>
        </w:rPr>
        <w:t xml:space="preserve">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w:t>
      </w:r>
      <w:commentRangeStart w:id="30"/>
      <w:r w:rsidRPr="002C709A">
        <w:rPr>
          <w:rFonts w:asciiTheme="minorEastAsia" w:hAnsiTheme="minorEastAsia" w:cs="Arial"/>
          <w:sz w:val="24"/>
          <w:szCs w:val="24"/>
        </w:rPr>
        <w:t xml:space="preserve">unforeseen </w:t>
      </w:r>
      <w:r w:rsidRPr="002C709A">
        <w:rPr>
          <w:rStyle w:val="xhotkey-layer"/>
          <w:rFonts w:asciiTheme="minorEastAsia" w:hAnsiTheme="minorEastAsia" w:cs="Arial"/>
          <w:color w:val="000000" w:themeColor="text1"/>
          <w:sz w:val="24"/>
          <w:szCs w:val="24"/>
        </w:rPr>
        <w:t xml:space="preserve">elasticity </w:t>
      </w:r>
      <w:commentRangeEnd w:id="30"/>
      <w:r w:rsidR="005C6F54">
        <w:rPr>
          <w:rStyle w:val="CommentReference"/>
        </w:rPr>
        <w:commentReference w:id="30"/>
      </w:r>
      <w:r w:rsidRPr="002C709A">
        <w:rPr>
          <w:rStyle w:val="xhotkey-layer"/>
          <w:rFonts w:asciiTheme="minorEastAsia" w:hAnsiTheme="minorEastAsia" w:cs="Arial"/>
          <w:color w:val="000000" w:themeColor="text1"/>
          <w:sz w:val="24"/>
          <w:szCs w:val="24"/>
        </w:rPr>
        <w:t>that raises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Transpiration has been studied extensively as a quantitative measure evaluating demonstrated</w:t>
      </w:r>
      <w:ins w:id="31" w:author="Azura Liu" w:date="2022-12-02T09:14:00Z">
        <w:r w:rsidR="00D16BB9">
          <w:rPr>
            <w:rFonts w:asciiTheme="minorEastAsia" w:hAnsiTheme="minorEastAsia" w:cs="Arial"/>
            <w:color w:val="000000" w:themeColor="text1"/>
            <w:sz w:val="24"/>
            <w:szCs w:val="24"/>
          </w:rPr>
          <w:t xml:space="preserve"> </w:t>
        </w:r>
      </w:ins>
      <w:del w:id="32" w:author="Azura Liu" w:date="2022-12-02T09:14:00Z">
        <w:r w:rsidRPr="002C709A" w:rsidDel="00D16BB9">
          <w:rPr>
            <w:rFonts w:asciiTheme="minorEastAsia" w:hAnsiTheme="minorEastAsia" w:cs="Arial"/>
            <w:color w:val="000000" w:themeColor="text1"/>
            <w:sz w:val="24"/>
            <w:szCs w:val="24"/>
          </w:rPr>
          <w:delText xml:space="preserve"> </w:delText>
        </w:r>
        <w:commentRangeStart w:id="33"/>
        <w:r w:rsidRPr="002C709A" w:rsidDel="00D16BB9">
          <w:rPr>
            <w:rFonts w:asciiTheme="minorEastAsia" w:hAnsiTheme="minorEastAsia" w:cs="Arial"/>
            <w:color w:val="000000" w:themeColor="text1"/>
            <w:sz w:val="24"/>
            <w:szCs w:val="24"/>
          </w:rPr>
          <w:delText>traits</w:delText>
        </w:r>
        <w:commentRangeEnd w:id="33"/>
        <w:r w:rsidR="005C6F54" w:rsidDel="00D16BB9">
          <w:rPr>
            <w:rStyle w:val="CommentReference"/>
          </w:rPr>
          <w:commentReference w:id="33"/>
        </w:r>
        <w:r w:rsidRPr="002C709A" w:rsidDel="00D16BB9">
          <w:rPr>
            <w:rFonts w:asciiTheme="minorEastAsia" w:hAnsiTheme="minorEastAsia" w:cs="Arial"/>
            <w:color w:val="000000" w:themeColor="text1"/>
            <w:sz w:val="24"/>
            <w:szCs w:val="24"/>
          </w:rPr>
          <w:delText xml:space="preserve">, with heavy research focuses on </w:delText>
        </w:r>
      </w:del>
      <w:r w:rsidRPr="002C709A">
        <w:rPr>
          <w:rFonts w:asciiTheme="minorEastAsia" w:hAnsiTheme="minorEastAsia" w:cs="Arial"/>
          <w:color w:val="000000" w:themeColor="text1"/>
          <w:sz w:val="24"/>
          <w:szCs w:val="24"/>
        </w:rPr>
        <w:t xml:space="preserve">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0D5CB51B" w14:textId="745457B2" w:rsidR="008657BC" w:rsidRPr="002C709A" w:rsidRDefault="008657BC" w:rsidP="008657BC">
      <w:pPr>
        <w:spacing w:after="0" w:line="480" w:lineRule="auto"/>
        <w:ind w:firstLine="720"/>
        <w:jc w:val="both"/>
        <w:rPr>
          <w:rFonts w:asciiTheme="minorEastAsia" w:hAnsiTheme="minorEastAsia" w:cstheme="minorHAnsi"/>
          <w:sz w:val="24"/>
          <w:szCs w:val="24"/>
        </w:rPr>
      </w:pPr>
      <w:r w:rsidRPr="002C709A">
        <w:rPr>
          <w:rFonts w:asciiTheme="minorEastAsia" w:hAnsiTheme="minorEastAsia" w:cs="Arial"/>
          <w:sz w:val="24"/>
          <w:szCs w:val="24"/>
        </w:rPr>
        <w:t>Plant transpiration is an integrate</w:t>
      </w:r>
      <w:r>
        <w:rPr>
          <w:rFonts w:asciiTheme="minorEastAsia" w:hAnsiTheme="minorEastAsia" w:cs="Arial"/>
          <w:sz w:val="24"/>
          <w:szCs w:val="24"/>
        </w:rPr>
        <w:t>d</w:t>
      </w:r>
      <w:r w:rsidRPr="002C709A">
        <w:rPr>
          <w:rFonts w:asciiTheme="minorEastAsia" w:hAnsiTheme="minorEastAsia" w:cs="Arial"/>
          <w:sz w:val="24"/>
          <w:szCs w:val="24"/>
        </w:rPr>
        <w:t xml:space="preserve"> part of local and global carbon and hydrological cycle (</w:t>
      </w:r>
      <w:proofErr w:type="spellStart"/>
      <w:r w:rsidRPr="002C709A">
        <w:rPr>
          <w:rFonts w:asciiTheme="minorEastAsia" w:hAnsiTheme="minorEastAsia" w:cs="Arial"/>
          <w:sz w:val="24"/>
          <w:szCs w:val="24"/>
        </w:rPr>
        <w:t>Jasechko</w:t>
      </w:r>
      <w:proofErr w:type="spellEnd"/>
      <w:r w:rsidRPr="002C709A">
        <w:rPr>
          <w:rFonts w:asciiTheme="minorEastAsia" w:hAnsiTheme="minorEastAsia" w:cs="Arial"/>
          <w:sz w:val="24"/>
          <w:szCs w:val="24"/>
        </w:rPr>
        <w:t xml:space="preserve"> et al., 2013). Water moves passively from soil into the atmosphere through plant root, xylem, and shoots, carrying necessary nutrients and supports photosynthesis (Sinha, 2004). Transpiration is defined as the amount of water used in this process (Hanrahan, 2011).</w:t>
      </w:r>
      <w:r w:rsidRPr="002C709A">
        <w:rPr>
          <w:rFonts w:asciiTheme="minorEastAsia" w:hAnsiTheme="minorEastAsia" w:cs="Arial"/>
          <w:color w:val="000000" w:themeColor="text1"/>
          <w:sz w:val="24"/>
          <w:szCs w:val="24"/>
        </w:rPr>
        <w:t xml:space="preserve"> </w:t>
      </w:r>
      <w:r w:rsidRPr="002C709A">
        <w:rPr>
          <w:rFonts w:asciiTheme="minorEastAsia" w:hAnsiTheme="minorEastAsia" w:cs="Arial"/>
          <w:sz w:val="24"/>
          <w:szCs w:val="24"/>
        </w:rPr>
        <w:t>Transpiration responds to both biotic and abiotic factors including individual tree crown architecture, planting density, water content in the air, and water availability</w:t>
      </w:r>
      <w:r>
        <w:rPr>
          <w:rFonts w:asciiTheme="minorEastAsia" w:hAnsiTheme="minorEastAsia" w:cs="Arial"/>
          <w:sz w:val="24"/>
          <w:szCs w:val="24"/>
        </w:rPr>
        <w:t xml:space="preserve"> in the soil</w:t>
      </w:r>
      <w:r w:rsidRPr="002C709A">
        <w:rPr>
          <w:rFonts w:asciiTheme="minorEastAsia" w:hAnsiTheme="minorEastAsia" w:cs="Arial"/>
          <w:sz w:val="24"/>
          <w:szCs w:val="24"/>
        </w:rPr>
        <w:t xml:space="preserve">. Transpiration changes with tree characteristics as the conductance of water flow varies with each tree’s </w:t>
      </w:r>
      <w:commentRangeStart w:id="34"/>
      <w:commentRangeStart w:id="35"/>
      <w:r w:rsidRPr="002C709A">
        <w:rPr>
          <w:rFonts w:asciiTheme="minorEastAsia" w:hAnsiTheme="minorEastAsia" w:cs="Arial"/>
          <w:sz w:val="24"/>
          <w:szCs w:val="24"/>
        </w:rPr>
        <w:t>physiology</w:t>
      </w:r>
      <w:commentRangeEnd w:id="34"/>
      <w:r w:rsidR="005C6F54">
        <w:rPr>
          <w:rStyle w:val="CommentReference"/>
        </w:rPr>
        <w:commentReference w:id="34"/>
      </w:r>
      <w:commentRangeEnd w:id="35"/>
      <w:r w:rsidR="00D16BB9">
        <w:rPr>
          <w:rStyle w:val="CommentReference"/>
        </w:rPr>
        <w:commentReference w:id="35"/>
      </w:r>
      <w:r w:rsidRPr="002C709A">
        <w:rPr>
          <w:rFonts w:asciiTheme="minorEastAsia" w:hAnsiTheme="minorEastAsia" w:cs="Arial"/>
          <w:sz w:val="24"/>
          <w:szCs w:val="24"/>
        </w:rPr>
        <w:t xml:space="preserve"> and morphology (Kimball, 2007). </w:t>
      </w:r>
      <w:del w:id="36" w:author="c m" w:date="2022-12-01T11:56:00Z">
        <w:r w:rsidDel="005C6F54">
          <w:rPr>
            <w:rFonts w:asciiTheme="minorEastAsia" w:hAnsiTheme="minorEastAsia" w:cs="Arial"/>
            <w:sz w:val="24"/>
            <w:szCs w:val="24"/>
          </w:rPr>
          <w:delText>Specific c</w:delText>
        </w:r>
      </w:del>
      <w:ins w:id="37" w:author="c m" w:date="2022-12-01T11:56:00Z">
        <w:r w:rsidR="005C6F54">
          <w:rPr>
            <w:rFonts w:asciiTheme="minorEastAsia" w:hAnsiTheme="minorEastAsia" w:cs="Arial"/>
            <w:sz w:val="24"/>
            <w:szCs w:val="24"/>
          </w:rPr>
          <w:t>C</w:t>
        </w:r>
      </w:ins>
      <w:r w:rsidRPr="002C709A">
        <w:rPr>
          <w:rFonts w:asciiTheme="minorEastAsia" w:hAnsiTheme="minorEastAsia" w:cs="Arial"/>
          <w:sz w:val="24"/>
          <w:szCs w:val="24"/>
        </w:rPr>
        <w:t>rown architecture, or ideotype, is restricted to</w:t>
      </w:r>
      <w:r w:rsidR="006C3FBF">
        <w:rPr>
          <w:rFonts w:asciiTheme="minorEastAsia" w:hAnsiTheme="minorEastAsia" w:cs="Arial"/>
          <w:sz w:val="24"/>
          <w:szCs w:val="24"/>
        </w:rPr>
        <w:t xml:space="preserve"> certain</w:t>
      </w:r>
      <w:r w:rsidRPr="002C709A">
        <w:rPr>
          <w:rFonts w:asciiTheme="minorEastAsia" w:hAnsiTheme="minorEastAsia" w:cs="Arial"/>
          <w:sz w:val="24"/>
          <w:szCs w:val="24"/>
        </w:rPr>
        <w:t xml:space="preserve"> consistent morphological expressions such as crown size, </w:t>
      </w:r>
      <w:r w:rsidRPr="002C709A">
        <w:rPr>
          <w:rFonts w:asciiTheme="minorEastAsia" w:hAnsiTheme="minorEastAsia" w:cs="Arial"/>
          <w:sz w:val="24"/>
          <w:szCs w:val="24"/>
        </w:rPr>
        <w:lastRenderedPageBreak/>
        <w:t>density, branching patterns, and angle of leaves relative to each other</w:t>
      </w:r>
      <w:del w:id="38" w:author="c m" w:date="2022-12-01T13:08:00Z">
        <w:r w:rsidRPr="002C709A" w:rsidDel="00331624">
          <w:rPr>
            <w:rFonts w:asciiTheme="minorEastAsia" w:hAnsiTheme="minorEastAsia" w:cs="Arial"/>
            <w:sz w:val="24"/>
            <w:szCs w:val="24"/>
          </w:rPr>
          <w:delText>.</w:delText>
        </w:r>
      </w:del>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Dickmann</w:t>
      </w:r>
      <w:proofErr w:type="spellEnd"/>
      <w:r w:rsidRPr="002C709A">
        <w:rPr>
          <w:rFonts w:asciiTheme="minorEastAsia" w:hAnsiTheme="minorEastAsia" w:cs="Arial"/>
          <w:sz w:val="24"/>
          <w:szCs w:val="24"/>
        </w:rPr>
        <w:t xml:space="preserve">, 1985; Martin, Johnsen, &amp; White, 2001). Crown ideotype </w:t>
      </w:r>
      <w:r>
        <w:rPr>
          <w:rFonts w:asciiTheme="minorEastAsia" w:hAnsiTheme="minorEastAsia" w:cs="Arial"/>
          <w:sz w:val="24"/>
          <w:szCs w:val="24"/>
        </w:rPr>
        <w:t xml:space="preserve">largely relates to </w:t>
      </w:r>
      <w:r w:rsidRPr="002C709A">
        <w:rPr>
          <w:rFonts w:asciiTheme="minorEastAsia" w:hAnsiTheme="minorEastAsia" w:cs="Arial"/>
          <w:sz w:val="24"/>
          <w:szCs w:val="24"/>
        </w:rPr>
        <w:t xml:space="preserve">leaf area (expressed as Leaf Area Index, or LAI, </w:t>
      </w:r>
      <w:commentRangeStart w:id="39"/>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w:commentRangeEnd w:id="39"/>
        <m:r>
          <m:rPr>
            <m:sty m:val="p"/>
          </m:rPr>
          <w:rPr>
            <w:rStyle w:val="CommentReference"/>
          </w:rPr>
          <w:commentReference w:id="39"/>
        </m:r>
      </m:oMath>
      <w:r w:rsidRPr="002C709A">
        <w:rPr>
          <w:rFonts w:asciiTheme="minorEastAsia" w:hAnsiTheme="minorEastAsia" w:cs="Arial"/>
          <w:sz w:val="24"/>
          <w:szCs w:val="24"/>
        </w:rPr>
        <w:t xml:space="preserve">), an important measure of plant growth and productivity as it determines light interception and transpiration (Vose &amp; Allen, 1988; Wright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2004). Although </w:t>
      </w:r>
      <w:r>
        <w:rPr>
          <w:rFonts w:asciiTheme="minorEastAsia" w:hAnsiTheme="minorEastAsia" w:cs="Arial"/>
          <w:sz w:val="24"/>
          <w:szCs w:val="24"/>
        </w:rPr>
        <w:t>crown traits are</w:t>
      </w:r>
      <w:r w:rsidRPr="002C709A">
        <w:rPr>
          <w:rFonts w:asciiTheme="minorEastAsia" w:hAnsiTheme="minorEastAsia" w:cs="Arial"/>
          <w:sz w:val="24"/>
          <w:szCs w:val="24"/>
        </w:rPr>
        <w:t xml:space="preserve"> innate with a tree’s genetic entry, crown traits can be influenced by environmental factors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2015).</w:t>
      </w:r>
    </w:p>
    <w:p w14:paraId="389C950A" w14:textId="53C7E974"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transpiration by manipulating the interactions between trees. High planting density promotes competition, thus encourages narrow crown development, and reduces individual tree sizes; </w:t>
      </w:r>
      <w:r>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xml:space="preserve">, 2000). Past study has </w:t>
      </w:r>
      <w:del w:id="40" w:author="c m" w:date="2022-12-01T13:12:00Z">
        <w:r w:rsidRPr="002C709A" w:rsidDel="00331624">
          <w:rPr>
            <w:rFonts w:asciiTheme="minorEastAsia" w:hAnsiTheme="minorEastAsia" w:cs="Arial"/>
            <w:sz w:val="24"/>
            <w:szCs w:val="24"/>
          </w:rPr>
          <w:delText xml:space="preserve">proven </w:delText>
        </w:r>
      </w:del>
      <w:ins w:id="41" w:author="c m" w:date="2022-12-01T13:12:00Z">
        <w:r w:rsidR="00331624">
          <w:rPr>
            <w:rFonts w:asciiTheme="minorEastAsia" w:hAnsiTheme="minorEastAsia" w:cs="Arial"/>
            <w:sz w:val="24"/>
            <w:szCs w:val="24"/>
          </w:rPr>
          <w:t>shown</w:t>
        </w:r>
        <w:r w:rsidR="00331624" w:rsidRPr="002C709A">
          <w:rPr>
            <w:rFonts w:asciiTheme="minorEastAsia" w:hAnsiTheme="minorEastAsia" w:cs="Arial"/>
            <w:sz w:val="24"/>
            <w:szCs w:val="24"/>
          </w:rPr>
          <w:t xml:space="preserve"> </w:t>
        </w:r>
      </w:ins>
      <w:r w:rsidRPr="002C709A">
        <w:rPr>
          <w:rFonts w:asciiTheme="minorEastAsia" w:hAnsiTheme="minorEastAsia" w:cs="Arial"/>
          <w:sz w:val="24"/>
          <w:szCs w:val="24"/>
        </w:rPr>
        <w:t>that</w:t>
      </w:r>
      <w:r>
        <w:rPr>
          <w:rFonts w:asciiTheme="minorEastAsia" w:hAnsiTheme="minorEastAsia" w:cs="Arial"/>
          <w:sz w:val="24"/>
          <w:szCs w:val="24"/>
        </w:rPr>
        <w:t>,</w:t>
      </w:r>
      <w:r w:rsidRPr="002C709A">
        <w:rPr>
          <w:rFonts w:asciiTheme="minorEastAsia" w:hAnsiTheme="minorEastAsia" w:cs="Arial"/>
          <w:sz w:val="24"/>
          <w:szCs w:val="24"/>
        </w:rPr>
        <w:t xml:space="preserve"> compar</w:t>
      </w:r>
      <w:r>
        <w:rPr>
          <w:rFonts w:asciiTheme="minorEastAsia" w:hAnsiTheme="minorEastAsia" w:cs="Arial"/>
          <w:sz w:val="24"/>
          <w:szCs w:val="24"/>
        </w:rPr>
        <w:t>ed</w:t>
      </w:r>
      <w:r w:rsidRPr="002C709A">
        <w:rPr>
          <w:rFonts w:asciiTheme="minorEastAsia" w:hAnsiTheme="minorEastAsia" w:cs="Arial"/>
          <w:sz w:val="24"/>
          <w:szCs w:val="24"/>
        </w:rPr>
        <w:t xml:space="preserve"> to high planting density</w:t>
      </w:r>
      <w:r>
        <w:rPr>
          <w:rFonts w:asciiTheme="minorEastAsia" w:hAnsiTheme="minorEastAsia" w:cs="Arial"/>
          <w:sz w:val="24"/>
          <w:szCs w:val="24"/>
        </w:rPr>
        <w:t>,</w:t>
      </w:r>
      <w:r w:rsidRPr="002C709A">
        <w:rPr>
          <w:rFonts w:asciiTheme="minorEastAsia" w:hAnsiTheme="minorEastAsia" w:cs="Arial"/>
          <w:sz w:val="24"/>
          <w:szCs w:val="24"/>
        </w:rPr>
        <w:t xml:space="preserve"> 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6A0E7E5E" w14:textId="7245672C"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Because water movement follows a high to low water potential gradient, moving from wet to dry locations, the water potential between shoots and roots becomes the primary driving force of water movements in trees (Freeman, 2014). </w:t>
      </w:r>
      <w:commentRangeStart w:id="42"/>
      <w:r w:rsidRPr="002C709A">
        <w:rPr>
          <w:rFonts w:asciiTheme="minorEastAsia" w:hAnsiTheme="minorEastAsia" w:cs="Arial"/>
          <w:color w:val="000000" w:themeColor="text1"/>
          <w:sz w:val="24"/>
          <w:szCs w:val="24"/>
        </w:rPr>
        <w:t>Strongly and positively related to transpiration, vapor pressure deficit (</w:t>
      </w:r>
      <w:r w:rsidRPr="002C709A">
        <w:rPr>
          <w:rFonts w:asciiTheme="minorEastAsia" w:hAnsiTheme="minorEastAsia" w:cs="Arial"/>
          <w:sz w:val="24"/>
          <w:szCs w:val="24"/>
        </w:rPr>
        <w:t xml:space="preserve">VPD, in kPa) </w:t>
      </w:r>
      <w:commentRangeEnd w:id="42"/>
      <w:r w:rsidR="00331624">
        <w:rPr>
          <w:rStyle w:val="CommentReference"/>
        </w:rPr>
        <w:commentReference w:id="42"/>
      </w:r>
      <w:r w:rsidRPr="002C709A">
        <w:rPr>
          <w:rFonts w:asciiTheme="minorEastAsia" w:hAnsiTheme="minorEastAsia" w:cs="Arial"/>
          <w:sz w:val="24"/>
          <w:szCs w:val="24"/>
        </w:rPr>
        <w:t xml:space="preserve">measures ambient air water potential as the difference in water content between ambient air and fully saturated air (Lawrence, </w:t>
      </w:r>
      <w:r w:rsidRPr="002C709A">
        <w:rPr>
          <w:rFonts w:asciiTheme="minorEastAsia" w:hAnsiTheme="minorEastAsia" w:cs="Arial"/>
          <w:sz w:val="24"/>
          <w:szCs w:val="24"/>
        </w:rPr>
        <w:lastRenderedPageBreak/>
        <w:t>2005). Relative extractable water (</w:t>
      </w:r>
      <w:r w:rsidRPr="002C709A">
        <w:rPr>
          <w:rFonts w:asciiTheme="minorEastAsia" w:hAnsiTheme="minorEastAsia" w:cstheme="minorHAnsi"/>
          <w:sz w:val="24"/>
          <w:szCs w:val="24"/>
        </w:rPr>
        <w:t>REW</w:t>
      </w:r>
      <w:r>
        <w:rPr>
          <w:rFonts w:asciiTheme="minorEastAsia" w:hAnsiTheme="minorEastAsia" w:cstheme="minorHAnsi"/>
          <w:sz w:val="24"/>
          <w:szCs w:val="24"/>
        </w:rPr>
        <w:t xml:space="preserve">, as a </w:t>
      </w:r>
      <w:commentRangeStart w:id="43"/>
      <w:commentRangeStart w:id="44"/>
      <w:r>
        <w:rPr>
          <w:rFonts w:asciiTheme="minorEastAsia" w:hAnsiTheme="minorEastAsia" w:cstheme="minorHAnsi"/>
          <w:sz w:val="24"/>
          <w:szCs w:val="24"/>
        </w:rPr>
        <w:t>ratio</w:t>
      </w:r>
      <w:commentRangeEnd w:id="43"/>
      <w:r>
        <w:rPr>
          <w:rStyle w:val="CommentReference"/>
        </w:rPr>
        <w:commentReference w:id="43"/>
      </w:r>
      <w:commentRangeEnd w:id="44"/>
      <w:r w:rsidR="005B451F">
        <w:rPr>
          <w:rStyle w:val="CommentReference"/>
        </w:rPr>
        <w:commentReference w:id="44"/>
      </w:r>
      <w:r w:rsidR="0065439C">
        <w:rPr>
          <w:rFonts w:asciiTheme="minorEastAsia" w:hAnsiTheme="minorEastAsia" w:cstheme="minorHAnsi"/>
          <w:sz w:val="24"/>
          <w:szCs w:val="24"/>
        </w:rPr>
        <w:t xml:space="preserve"> </w:t>
      </w:r>
      <w:r w:rsidR="00B46F17">
        <w:rPr>
          <w:rFonts w:asciiTheme="minorEastAsia" w:hAnsiTheme="minorEastAsia" w:cstheme="minorHAnsi"/>
          <w:sz w:val="24"/>
          <w:szCs w:val="24"/>
        </w:rPr>
        <w:t>of</w:t>
      </w:r>
      <w:r w:rsidR="0065439C">
        <w:rPr>
          <w:rFonts w:asciiTheme="minorEastAsia" w:hAnsiTheme="minorEastAsia" w:cstheme="minorHAnsi"/>
          <w:sz w:val="24"/>
          <w:szCs w:val="24"/>
        </w:rPr>
        <w:t xml:space="preserve"> water contents</w:t>
      </w:r>
      <w:r w:rsidRPr="002C709A">
        <w:rPr>
          <w:rFonts w:asciiTheme="minorEastAsia" w:hAnsiTheme="minorEastAsia" w:cstheme="minorHAnsi"/>
          <w:sz w:val="24"/>
          <w:szCs w:val="24"/>
        </w:rPr>
        <w:t xml:space="preserve">) </w:t>
      </w:r>
      <w:r>
        <w:rPr>
          <w:rFonts w:asciiTheme="minorEastAsia" w:hAnsiTheme="minorEastAsia" w:cstheme="minorHAnsi"/>
          <w:sz w:val="24"/>
          <w:szCs w:val="24"/>
        </w:rPr>
        <w:t xml:space="preserve">is an estimate of </w:t>
      </w:r>
      <w:r w:rsidRPr="002C709A">
        <w:rPr>
          <w:rFonts w:asciiTheme="minorEastAsia" w:hAnsiTheme="minorEastAsia" w:cs="Arial"/>
          <w:sz w:val="24"/>
          <w:szCs w:val="24"/>
        </w:rPr>
        <w:t xml:space="preserve">the </w:t>
      </w:r>
      <w:r>
        <w:rPr>
          <w:rFonts w:asciiTheme="minorEastAsia" w:hAnsiTheme="minorEastAsia" w:cs="Arial"/>
          <w:sz w:val="24"/>
          <w:szCs w:val="24"/>
        </w:rPr>
        <w:t xml:space="preserve">plant </w:t>
      </w:r>
      <w:r w:rsidRPr="002C709A">
        <w:rPr>
          <w:rFonts w:asciiTheme="minorEastAsia" w:hAnsiTheme="minorEastAsia" w:cs="Arial"/>
          <w:sz w:val="24"/>
          <w:szCs w:val="24"/>
        </w:rPr>
        <w:t>water availabi</w:t>
      </w:r>
      <w:r>
        <w:rPr>
          <w:rFonts w:asciiTheme="minorEastAsia" w:hAnsiTheme="minorEastAsia" w:cs="Arial"/>
          <w:sz w:val="24"/>
          <w:szCs w:val="24"/>
        </w:rPr>
        <w:t>lity</w:t>
      </w:r>
      <w:r w:rsidRPr="002C709A">
        <w:rPr>
          <w:rFonts w:asciiTheme="minorEastAsia" w:hAnsiTheme="minorEastAsia" w:cs="Arial"/>
          <w:sz w:val="24"/>
          <w:szCs w:val="24"/>
        </w:rPr>
        <w:t xml:space="preserve"> </w:t>
      </w:r>
      <w:r>
        <w:rPr>
          <w:rFonts w:asciiTheme="minorEastAsia" w:hAnsiTheme="minorEastAsia" w:cstheme="minorHAnsi"/>
          <w:sz w:val="24"/>
          <w:szCs w:val="24"/>
        </w:rPr>
        <w:t xml:space="preserve">and can be calculated </w:t>
      </w:r>
      <w:r w:rsidRPr="002C709A">
        <w:rPr>
          <w:rFonts w:asciiTheme="minorEastAsia" w:hAnsiTheme="minorEastAsia" w:cstheme="minorHAnsi"/>
          <w:sz w:val="24"/>
          <w:szCs w:val="24"/>
        </w:rPr>
        <w:t>from</w:t>
      </w:r>
      <w:r>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r w:rsidR="0065439C">
        <w:rPr>
          <w:rFonts w:asciiTheme="minorEastAsia" w:hAnsiTheme="minorEastAsia" w:cs="Arial"/>
          <w:sz w:val="24"/>
          <w:szCs w:val="24"/>
        </w:rPr>
        <w:t xml:space="preserve"> </w:t>
      </w:r>
      <w:r w:rsidRPr="002C709A">
        <w:rPr>
          <w:rFonts w:asciiTheme="minorEastAsia" w:hAnsiTheme="minorEastAsia" w:cs="Arial"/>
          <w:sz w:val="24"/>
          <w:szCs w:val="24"/>
        </w:rPr>
        <w:t>(</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 xml:space="preserve">VPD and REW together decide the action, rate, and </w:t>
      </w:r>
      <w:commentRangeStart w:id="45"/>
      <w:r w:rsidRPr="002C709A">
        <w:rPr>
          <w:rFonts w:asciiTheme="minorEastAsia" w:hAnsiTheme="minorEastAsia" w:cs="Arial"/>
          <w:color w:val="000000" w:themeColor="text1"/>
          <w:sz w:val="24"/>
          <w:szCs w:val="24"/>
        </w:rPr>
        <w:t>suspension</w:t>
      </w:r>
      <w:commentRangeEnd w:id="45"/>
      <w:r w:rsidR="00331624">
        <w:rPr>
          <w:rStyle w:val="CommentReference"/>
        </w:rPr>
        <w:commentReference w:id="45"/>
      </w:r>
      <w:r w:rsidRPr="002C709A">
        <w:rPr>
          <w:rFonts w:asciiTheme="minorEastAsia" w:hAnsiTheme="minorEastAsia" w:cs="Arial"/>
          <w:color w:val="000000" w:themeColor="text1"/>
          <w:sz w:val="24"/>
          <w:szCs w:val="24"/>
        </w:rPr>
        <w:t xml:space="preserve"> of transpiration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w:t>
      </w:r>
      <w:ins w:id="46" w:author="Sari Palmroth" w:date="2022-11-30T12:09:00Z">
        <w:r w:rsidR="005B451F">
          <w:rPr>
            <w:rFonts w:asciiTheme="minorEastAsia" w:hAnsiTheme="minorEastAsia" w:cs="Arial"/>
            <w:sz w:val="24"/>
            <w:szCs w:val="24"/>
          </w:rPr>
          <w:t>l</w:t>
        </w:r>
      </w:ins>
      <w:r w:rsidRPr="002C709A">
        <w:rPr>
          <w:rFonts w:asciiTheme="minorEastAsia" w:hAnsiTheme="minorEastAsia" w:cs="Arial"/>
          <w:sz w:val="24"/>
          <w:szCs w:val="24"/>
        </w:rPr>
        <w:t xml:space="preserve">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1999). Thus, transpiration can behave drastically different with periodic variation in water availability.</w:t>
      </w:r>
    </w:p>
    <w:p w14:paraId="4912BEE7" w14:textId="67917801" w:rsidR="008657BC" w:rsidRDefault="008657BC" w:rsidP="002874F8">
      <w:pPr>
        <w:spacing w:before="240"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w:t>
      </w:r>
      <w:ins w:id="47" w:author="c m" w:date="2022-12-01T13:27:00Z">
        <w:r w:rsidR="002874F8">
          <w:rPr>
            <w:rFonts w:asciiTheme="minorEastAsia" w:hAnsiTheme="minorEastAsia" w:cs="Arial"/>
            <w:sz w:val="24"/>
            <w:szCs w:val="24"/>
          </w:rPr>
          <w:t xml:space="preserve"> (</w:t>
        </w:r>
        <w:r w:rsidR="002874F8">
          <w:rPr>
            <w:rFonts w:asciiTheme="minorEastAsia" w:hAnsiTheme="minorEastAsia" w:cs="Arial"/>
            <w:i/>
            <w:iCs/>
            <w:sz w:val="24"/>
            <w:szCs w:val="24"/>
          </w:rPr>
          <w:t>E</w:t>
        </w:r>
        <w:r w:rsidR="002874F8">
          <w:rPr>
            <w:rFonts w:asciiTheme="minorEastAsia" w:hAnsiTheme="minorEastAsia" w:cs="Arial"/>
            <w:sz w:val="24"/>
            <w:szCs w:val="24"/>
            <w:vertAlign w:val="subscript"/>
          </w:rPr>
          <w:t>T</w:t>
        </w:r>
        <w:r w:rsidR="002874F8">
          <w:rPr>
            <w:rFonts w:asciiTheme="minorEastAsia" w:hAnsiTheme="minorEastAsia" w:cs="Arial"/>
            <w:sz w:val="24"/>
            <w:szCs w:val="24"/>
          </w:rPr>
          <w:t>)</w:t>
        </w:r>
      </w:ins>
      <w:r w:rsidRPr="002C709A">
        <w:rPr>
          <w:rFonts w:asciiTheme="minorEastAsia" w:hAnsiTheme="minorEastAsia" w:cs="Arial"/>
          <w:sz w:val="24"/>
          <w:szCs w:val="24"/>
        </w:rPr>
        <w:t xml:space="preserve"> </w:t>
      </w:r>
      <w:commentRangeStart w:id="48"/>
      <w:r w:rsidRPr="002C709A">
        <w:rPr>
          <w:rFonts w:asciiTheme="minorEastAsia" w:hAnsiTheme="minorEastAsia" w:cs="Arial"/>
          <w:sz w:val="24"/>
          <w:szCs w:val="24"/>
        </w:rPr>
        <w:t>can</w:t>
      </w:r>
      <w:commentRangeEnd w:id="48"/>
      <w:r w:rsidR="002874F8">
        <w:rPr>
          <w:rStyle w:val="CommentReference"/>
        </w:rPr>
        <w:commentReference w:id="48"/>
      </w:r>
      <w:r w:rsidRPr="002C709A">
        <w:rPr>
          <w:rFonts w:asciiTheme="minorEastAsia" w:hAnsiTheme="minorEastAsia" w:cs="Arial"/>
          <w:sz w:val="24"/>
          <w:szCs w:val="24"/>
        </w:rPr>
        <w:t xml:space="preserve"> be either estimated or directly measured. Gauged watershed method simply subtracts runoff from precipitation to generate transpiration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w:t>
      </w:r>
      <w:r>
        <w:rPr>
          <w:rFonts w:asciiTheme="minorEastAsia" w:hAnsiTheme="minorEastAsia" w:cs="Arial"/>
          <w:sz w:val="24"/>
          <w:szCs w:val="24"/>
        </w:rPr>
        <w:t>. E</w:t>
      </w:r>
      <w:r w:rsidRPr="002C709A">
        <w:rPr>
          <w:rFonts w:asciiTheme="minorEastAsia" w:hAnsiTheme="minorEastAsia" w:cs="Arial"/>
          <w:sz w:val="24"/>
          <w:szCs w:val="24"/>
        </w:rPr>
        <w:t>nergy balance methods such as the Penman-Monteith Equation considers transpiration as component of an integrated mass-transfer system and estimates transpiration from stomatal conductance (Monteith &amp; Unsworth, 1990)</w:t>
      </w:r>
      <w:r>
        <w:rPr>
          <w:rFonts w:asciiTheme="minorEastAsia" w:hAnsiTheme="minorEastAsia" w:cs="Arial"/>
          <w:sz w:val="24"/>
          <w:szCs w:val="24"/>
        </w:rPr>
        <w:t>. T</w:t>
      </w:r>
      <w:r w:rsidRPr="002C709A">
        <w:rPr>
          <w:rFonts w:asciiTheme="minorEastAsia" w:hAnsiTheme="minorEastAsia" w:cs="Arial"/>
          <w:sz w:val="24"/>
          <w:szCs w:val="24"/>
        </w:rPr>
        <w:t xml:space="preserve">he </w:t>
      </w:r>
      <w:del w:id="49" w:author="Sari Palmroth" w:date="2022-11-30T12:09:00Z">
        <w:r w:rsidRPr="002C709A" w:rsidDel="005B451F">
          <w:rPr>
            <w:rFonts w:asciiTheme="minorEastAsia" w:hAnsiTheme="minorEastAsia" w:cs="Arial"/>
            <w:sz w:val="24"/>
            <w:szCs w:val="24"/>
          </w:rPr>
          <w:delText xml:space="preserve">Eddy </w:delText>
        </w:r>
      </w:del>
      <w:ins w:id="50" w:author="Sari Palmroth" w:date="2022-11-30T12:09:00Z">
        <w:r w:rsidR="005B451F">
          <w:rPr>
            <w:rFonts w:asciiTheme="minorEastAsia" w:hAnsiTheme="minorEastAsia" w:cs="Arial"/>
            <w:sz w:val="24"/>
            <w:szCs w:val="24"/>
          </w:rPr>
          <w:t>e</w:t>
        </w:r>
        <w:r w:rsidR="005B451F" w:rsidRPr="002C709A">
          <w:rPr>
            <w:rFonts w:asciiTheme="minorEastAsia" w:hAnsiTheme="minorEastAsia" w:cs="Arial"/>
            <w:sz w:val="24"/>
            <w:szCs w:val="24"/>
          </w:rPr>
          <w:t xml:space="preserve">ddy </w:t>
        </w:r>
      </w:ins>
      <w:r w:rsidRPr="002C709A">
        <w:rPr>
          <w:rFonts w:asciiTheme="minorEastAsia" w:hAnsiTheme="minorEastAsia" w:cs="Arial"/>
          <w:sz w:val="24"/>
          <w:szCs w:val="24"/>
        </w:rPr>
        <w:t>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On the other hand, direct measurements of individual </w:t>
      </w:r>
      <w:r w:rsidRPr="002C709A">
        <w:rPr>
          <w:rFonts w:asciiTheme="minorEastAsia" w:hAnsiTheme="minorEastAsia" w:cs="Arial"/>
          <w:sz w:val="24"/>
          <w:szCs w:val="24"/>
        </w:rPr>
        <w:lastRenderedPageBreak/>
        <w:t>tree sap flow provide the basis</w:t>
      </w:r>
      <w:r>
        <w:rPr>
          <w:rFonts w:asciiTheme="minorEastAsia" w:hAnsiTheme="minorEastAsia" w:cs="Arial"/>
          <w:sz w:val="24"/>
          <w:szCs w:val="24"/>
        </w:rPr>
        <w:t xml:space="preserve"> and references</w:t>
      </w:r>
      <w:r w:rsidRPr="002C709A">
        <w:rPr>
          <w:rFonts w:asciiTheme="minorEastAsia" w:hAnsiTheme="minorEastAsia" w:cs="Arial"/>
          <w:sz w:val="24"/>
          <w:szCs w:val="24"/>
        </w:rPr>
        <w:t xml:space="preserve"> 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(1985) proposed </w:t>
      </w:r>
      <w:ins w:id="51" w:author="Sari Palmroth" w:date="2022-11-30T12:10:00Z">
        <w:r w:rsidR="005B451F">
          <w:rPr>
            <w:rFonts w:asciiTheme="minorEastAsia" w:hAnsiTheme="minorEastAsia" w:cs="Arial"/>
            <w:sz w:val="24"/>
            <w:szCs w:val="24"/>
          </w:rPr>
          <w:t xml:space="preserve">a method to estimate </w:t>
        </w:r>
      </w:ins>
      <w:r w:rsidRPr="002C709A">
        <w:rPr>
          <w:rFonts w:asciiTheme="minorEastAsia" w:hAnsiTheme="minorEastAsia" w:cs="Arial"/>
          <w:sz w:val="24"/>
          <w:szCs w:val="24"/>
        </w:rPr>
        <w:t xml:space="preserve">sap flux density as a function thermal conductivity. A thermal sensor with two probes, one electrically heated at upper position and one at ambient temperature at lower position, is inserted into the </w:t>
      </w:r>
      <w:del w:id="52" w:author="c m" w:date="2022-12-01T13:19:00Z">
        <w:r w:rsidRPr="002C709A" w:rsidDel="004C5280">
          <w:rPr>
            <w:rFonts w:asciiTheme="minorEastAsia" w:hAnsiTheme="minorEastAsia" w:cs="Arial"/>
            <w:sz w:val="24"/>
            <w:szCs w:val="24"/>
          </w:rPr>
          <w:delText xml:space="preserve">sapwood </w:delText>
        </w:r>
      </w:del>
      <w:ins w:id="53" w:author="c m" w:date="2022-12-01T13:19:00Z">
        <w:r w:rsidR="004C5280">
          <w:rPr>
            <w:rFonts w:asciiTheme="minorEastAsia" w:hAnsiTheme="minorEastAsia" w:cs="Arial"/>
            <w:sz w:val="24"/>
            <w:szCs w:val="24"/>
          </w:rPr>
          <w:t>xylem</w:t>
        </w:r>
        <w:r w:rsidR="004C5280" w:rsidRPr="002C709A">
          <w:rPr>
            <w:rFonts w:asciiTheme="minorEastAsia" w:hAnsiTheme="minorEastAsia" w:cs="Arial"/>
            <w:sz w:val="24"/>
            <w:szCs w:val="24"/>
          </w:rPr>
          <w:t xml:space="preserve"> </w:t>
        </w:r>
      </w:ins>
      <w:r w:rsidRPr="002C709A">
        <w:rPr>
          <w:rFonts w:asciiTheme="minorEastAsia" w:hAnsiTheme="minorEastAsia" w:cs="Arial"/>
          <w:sz w:val="24"/>
          <w:szCs w:val="24"/>
        </w:rPr>
        <w:t>of a tree trunk where water transportation occurs (Liu, Urban &amp; Zhao, 2004). The heat dissipated by the upper probe is cooled by water movement within the stem. The temperature differences between the upper and lower probes can therefore be transformed into sap flux density (</w:t>
      </w:r>
      <w:r w:rsidR="00B46F17">
        <w:rPr>
          <w:rFonts w:asciiTheme="minorEastAsia" w:hAnsiTheme="minorEastAsia" w:cs="Arial"/>
          <w:sz w:val="24"/>
          <w:szCs w:val="24"/>
        </w:rPr>
        <w:t xml:space="preserve">in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xml:space="preserve">), or how quickly water is passing through xylem. The point measurements can be scaled up spatially (tree-level and stand-level transpiration) and temporally (daily, weekly, or monthly sums) as sapflow using corresponding sapwood area. </w:t>
      </w:r>
    </w:p>
    <w:p w14:paraId="186384E1" w14:textId="77777777" w:rsidR="00941109" w:rsidRPr="002C709A" w:rsidRDefault="00941109" w:rsidP="00941109">
      <w:pPr>
        <w:spacing w:after="0" w:line="240" w:lineRule="auto"/>
        <w:ind w:firstLine="720"/>
        <w:jc w:val="both"/>
        <w:rPr>
          <w:rFonts w:asciiTheme="minorEastAsia" w:hAnsiTheme="minorEastAsia" w:cs="Arial"/>
          <w:sz w:val="24"/>
          <w:szCs w:val="24"/>
        </w:rPr>
      </w:pPr>
    </w:p>
    <w:p w14:paraId="6F328D31"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015F7283" w14:textId="7720D1DB"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This Master’s Project (MP) exists as part of a larger project collaborated between </w:t>
      </w:r>
      <w:del w:id="54" w:author="c m" w:date="2022-12-01T13:21:00Z">
        <w:r w:rsidRPr="002C709A" w:rsidDel="002874F8">
          <w:rPr>
            <w:rFonts w:asciiTheme="minorEastAsia" w:hAnsiTheme="minorEastAsia" w:cs="Arial"/>
            <w:sz w:val="24"/>
            <w:szCs w:val="24"/>
          </w:rPr>
          <w:delText xml:space="preserve">United States Forest Service (USFS), </w:delText>
        </w:r>
      </w:del>
      <w:r w:rsidRPr="002C709A">
        <w:rPr>
          <w:rFonts w:asciiTheme="minorEastAsia" w:hAnsiTheme="minorEastAsia" w:cs="Arial"/>
          <w:sz w:val="24"/>
          <w:szCs w:val="24"/>
        </w:rPr>
        <w:t xml:space="preserve">North Carolina State University, Virginia Tech, </w:t>
      </w:r>
      <w:ins w:id="55" w:author="c m" w:date="2022-12-01T13:21:00Z">
        <w:r w:rsidR="002874F8" w:rsidRPr="002C709A">
          <w:rPr>
            <w:rFonts w:asciiTheme="minorEastAsia" w:hAnsiTheme="minorEastAsia" w:cs="Arial"/>
            <w:sz w:val="24"/>
            <w:szCs w:val="24"/>
          </w:rPr>
          <w:t xml:space="preserve">United States Forest Service (USFS), </w:t>
        </w:r>
      </w:ins>
      <w:r w:rsidRPr="002C709A">
        <w:rPr>
          <w:rFonts w:asciiTheme="minorEastAsia" w:hAnsiTheme="minorEastAsia" w:cs="Arial"/>
          <w:sz w:val="24"/>
          <w:szCs w:val="24"/>
        </w:rPr>
        <w:t>and Federal University of Santa Catarina, Brazil. The larger study is a long-term silviculture, site</w:t>
      </w:r>
      <w:r w:rsidR="00B46F17">
        <w:rPr>
          <w:rFonts w:asciiTheme="minorEastAsia" w:hAnsiTheme="minorEastAsia" w:cs="Arial"/>
          <w:sz w:val="24"/>
          <w:szCs w:val="24"/>
        </w:rPr>
        <w:t xml:space="preserve">, </w:t>
      </w:r>
      <w:r w:rsidRPr="002C709A">
        <w:rPr>
          <w:rFonts w:asciiTheme="minorEastAsia" w:hAnsiTheme="minorEastAsia" w:cs="Arial"/>
          <w:sz w:val="24"/>
          <w:szCs w:val="24"/>
        </w:rPr>
        <w:t xml:space="preserve">and genetic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transpiration, the following hypotheses were developed:</w:t>
      </w:r>
    </w:p>
    <w:p w14:paraId="45B8B9AC" w14:textId="77777777" w:rsidR="008657BC" w:rsidRPr="002C709A" w:rsidRDefault="008657BC" w:rsidP="008657BC">
      <w:pPr>
        <w:pStyle w:val="ListParagraph"/>
        <w:numPr>
          <w:ilvl w:val="0"/>
          <w:numId w:val="1"/>
        </w:numPr>
        <w:spacing w:after="0" w:line="480" w:lineRule="auto"/>
        <w:jc w:val="both"/>
        <w:rPr>
          <w:rFonts w:asciiTheme="minorEastAsia" w:hAnsiTheme="minorEastAsia" w:cs="Arial"/>
          <w:sz w:val="24"/>
          <w:szCs w:val="24"/>
        </w:rPr>
      </w:pPr>
      <w:commentRangeStart w:id="56"/>
      <w:commentRangeStart w:id="57"/>
      <w:r w:rsidRPr="002C709A">
        <w:rPr>
          <w:rFonts w:asciiTheme="minorEastAsia" w:hAnsiTheme="minorEastAsia" w:cs="Arial"/>
          <w:sz w:val="24"/>
          <w:szCs w:val="24"/>
        </w:rPr>
        <w:t>Transpiration varies with genotype and planting density.</w:t>
      </w:r>
    </w:p>
    <w:p w14:paraId="5AB7CA29"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Under low planting density, transpiration decreases as crown ideotypes become narrower.</w:t>
      </w:r>
    </w:p>
    <w:p w14:paraId="57D3618E"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density, transpiration decreases as crown ideotypes become broader.</w:t>
      </w:r>
    </w:p>
    <w:p w14:paraId="63527C8B" w14:textId="77777777" w:rsidR="008657BC" w:rsidRPr="002C709A" w:rsidRDefault="008657BC" w:rsidP="008657BC">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responds to VPD and REW differently with genotype and planting density.</w:t>
      </w:r>
    </w:p>
    <w:p w14:paraId="6E80D947"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decreases as VPD and REW decrease and increases when VPD and REW increase across genotype and planting density.</w:t>
      </w:r>
    </w:p>
    <w:p w14:paraId="601C7180" w14:textId="77777777" w:rsidR="008657BC" w:rsidRPr="002C709A" w:rsidRDefault="008657BC" w:rsidP="008657BC">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densities, with the crown ideotypes becoming narrower, transpiration sensitivity to VPD and REW increases.</w:t>
      </w:r>
    </w:p>
    <w:p w14:paraId="3E3B2D51" w14:textId="77777777" w:rsidR="008657BC" w:rsidRPr="002C709A" w:rsidRDefault="008657BC" w:rsidP="008657BC">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densities, with crown ideotypes becoming broader, transpiration sensitivity to VPD and REW increases.</w:t>
      </w:r>
      <w:commentRangeEnd w:id="56"/>
      <w:r>
        <w:rPr>
          <w:rStyle w:val="CommentReference"/>
        </w:rPr>
        <w:commentReference w:id="56"/>
      </w:r>
      <w:commentRangeEnd w:id="57"/>
      <w:r w:rsidR="003E47EA">
        <w:rPr>
          <w:rStyle w:val="CommentReference"/>
        </w:rPr>
        <w:commentReference w:id="57"/>
      </w:r>
    </w:p>
    <w:p w14:paraId="7F4652E4" w14:textId="77777777" w:rsidR="008657BC" w:rsidRPr="002C709A" w:rsidRDefault="008657BC" w:rsidP="00941109">
      <w:pPr>
        <w:spacing w:after="0" w:line="240" w:lineRule="auto"/>
        <w:rPr>
          <w:rFonts w:asciiTheme="minorEastAsia" w:hAnsiTheme="minorEastAsia" w:cs="Arial"/>
          <w:sz w:val="24"/>
          <w:szCs w:val="24"/>
        </w:rPr>
      </w:pPr>
    </w:p>
    <w:p w14:paraId="47E6E632"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0019DF44"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7B96D1AC" w14:textId="1B8DB289" w:rsidR="008657BC"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w:t>
      </w:r>
      <w:r w:rsidRPr="002C709A">
        <w:rPr>
          <w:rFonts w:asciiTheme="minorEastAsia" w:hAnsiTheme="minorEastAsia" w:cs="Arial"/>
          <w:sz w:val="24"/>
          <w:szCs w:val="24"/>
        </w:rPr>
        <w:lastRenderedPageBreak/>
        <w:t xml:space="preserve">Piedmont site in Virginia. Although slightly outside of the northern range of P. taeda, the species has established successfully in the region. </w:t>
      </w:r>
    </w:p>
    <w:p w14:paraId="260701B8" w14:textId="77777777" w:rsidR="00941109" w:rsidRPr="002C709A" w:rsidRDefault="00941109" w:rsidP="00941109">
      <w:pPr>
        <w:spacing w:after="0" w:line="240" w:lineRule="auto"/>
        <w:ind w:firstLine="720"/>
        <w:jc w:val="both"/>
        <w:rPr>
          <w:rFonts w:asciiTheme="minorEastAsia" w:hAnsiTheme="minorEastAsia" w:cs="Arial"/>
          <w:sz w:val="24"/>
          <w:szCs w:val="24"/>
        </w:rPr>
      </w:pPr>
    </w:p>
    <w:p w14:paraId="63F6A680"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2.2 Data Source and Experiment </w:t>
      </w:r>
      <w:r>
        <w:rPr>
          <w:rFonts w:asciiTheme="minorEastAsia" w:hAnsiTheme="minorEastAsia" w:cs="Arial"/>
          <w:b/>
          <w:bCs/>
          <w:sz w:val="28"/>
          <w:szCs w:val="28"/>
        </w:rPr>
        <w:t>Design</w:t>
      </w:r>
    </w:p>
    <w:p w14:paraId="7DA13EE6" w14:textId="4FF4DBCC" w:rsidR="00EB5EE0" w:rsidRDefault="008657BC" w:rsidP="00BF0B26">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experiment was designed as a block plot with a split-split plot design replicated </w:t>
      </w:r>
      <w:r>
        <w:rPr>
          <w:rFonts w:asciiTheme="minorEastAsia" w:hAnsiTheme="minorEastAsia" w:cs="Arial"/>
          <w:sz w:val="24"/>
          <w:szCs w:val="24"/>
        </w:rPr>
        <w:t xml:space="preserve">three or </w:t>
      </w:r>
      <w:r w:rsidRPr="002C709A">
        <w:rPr>
          <w:rFonts w:asciiTheme="minorEastAsia" w:hAnsiTheme="minorEastAsia" w:cs="Arial"/>
          <w:sz w:val="24"/>
          <w:szCs w:val="24"/>
        </w:rPr>
        <w:t>four times.</w:t>
      </w:r>
      <w:r w:rsidR="00BF0B26">
        <w:rPr>
          <w:rFonts w:asciiTheme="minorEastAsia" w:hAnsiTheme="minorEastAsia" w:cs="Arial"/>
          <w:sz w:val="24"/>
          <w:szCs w:val="24"/>
        </w:rPr>
        <w:t xml:space="preserve"> </w:t>
      </w:r>
      <w:r w:rsidR="00BF0B26" w:rsidRPr="002C709A">
        <w:rPr>
          <w:rFonts w:asciiTheme="minorEastAsia" w:hAnsiTheme="minorEastAsia" w:cs="Arial"/>
          <w:sz w:val="24"/>
          <w:szCs w:val="24"/>
        </w:rPr>
        <w:t>Seedlings were planted in 2009.</w:t>
      </w:r>
      <w:r w:rsidR="00B46F17">
        <w:rPr>
          <w:rFonts w:asciiTheme="minorEastAsia" w:hAnsiTheme="minorEastAsia" w:cs="Arial"/>
          <w:sz w:val="24"/>
          <w:szCs w:val="24"/>
        </w:rPr>
        <w:t xml:space="preserve"> </w:t>
      </w:r>
      <w:r w:rsidRPr="002C709A">
        <w:rPr>
          <w:rFonts w:asciiTheme="minorEastAsia" w:hAnsiTheme="minorEastAsia" w:cs="Arial"/>
          <w:sz w:val="24"/>
          <w:szCs w:val="24"/>
        </w:rPr>
        <w:t xml:space="preserve">Silviculture </w:t>
      </w:r>
      <w:r>
        <w:rPr>
          <w:rFonts w:asciiTheme="minorEastAsia" w:hAnsiTheme="minorEastAsia" w:cs="Arial"/>
          <w:sz w:val="24"/>
          <w:szCs w:val="24"/>
        </w:rPr>
        <w:t>(operational/intensive</w:t>
      </w:r>
      <w:r w:rsidR="0005562B">
        <w:rPr>
          <w:rFonts w:asciiTheme="minorEastAsia" w:hAnsiTheme="minorEastAsia" w:cs="Arial"/>
          <w:sz w:val="24"/>
          <w:szCs w:val="24"/>
        </w:rPr>
        <w:t xml:space="preserve"> fertilization</w:t>
      </w:r>
      <w:r>
        <w:rPr>
          <w:rFonts w:asciiTheme="minorEastAsia" w:hAnsiTheme="minorEastAsia" w:cs="Arial"/>
          <w:sz w:val="24"/>
          <w:szCs w:val="24"/>
        </w:rPr>
        <w:t xml:space="preserve">) </w:t>
      </w:r>
      <w:r w:rsidRPr="002C709A">
        <w:rPr>
          <w:rFonts w:asciiTheme="minorEastAsia" w:hAnsiTheme="minorEastAsia" w:cs="Arial"/>
          <w:sz w:val="24"/>
          <w:szCs w:val="24"/>
        </w:rPr>
        <w:t xml:space="preserve">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w:t>
      </w:r>
      <w:r w:rsidR="0005562B">
        <w:rPr>
          <w:rFonts w:asciiTheme="minorEastAsia" w:hAnsiTheme="minorEastAsia" w:cs="Arial"/>
          <w:sz w:val="24"/>
          <w:szCs w:val="24"/>
        </w:rPr>
        <w:t>The split plot t</w:t>
      </w:r>
      <w:r w:rsidRPr="002C709A">
        <w:rPr>
          <w:rFonts w:asciiTheme="minorEastAsia" w:hAnsiTheme="minorEastAsia" w:cs="Arial"/>
          <w:sz w:val="24"/>
          <w:szCs w:val="24"/>
        </w:rPr>
        <w:t>reatment</w:t>
      </w:r>
      <w:r w:rsidR="002F203A">
        <w:rPr>
          <w:rFonts w:asciiTheme="minorEastAsia" w:hAnsiTheme="minorEastAsia" w:cs="Arial"/>
          <w:sz w:val="24"/>
          <w:szCs w:val="24"/>
        </w:rPr>
        <w:t>s</w:t>
      </w:r>
      <w:r w:rsidRPr="002C709A">
        <w:rPr>
          <w:rFonts w:asciiTheme="minorEastAsia" w:hAnsiTheme="minorEastAsia" w:cs="Arial"/>
          <w:sz w:val="24"/>
          <w:szCs w:val="24"/>
        </w:rPr>
        <w:t xml:space="preserve"> included </w:t>
      </w:r>
      <w:r w:rsidR="002F203A">
        <w:rPr>
          <w:rFonts w:asciiTheme="minorEastAsia" w:hAnsiTheme="minorEastAsia" w:cs="Arial"/>
          <w:sz w:val="24"/>
          <w:szCs w:val="24"/>
        </w:rPr>
        <w:t xml:space="preserve">six genetic entries and </w:t>
      </w:r>
      <w:r w:rsidR="00EB5EE0">
        <w:rPr>
          <w:rFonts w:asciiTheme="minorEastAsia" w:hAnsiTheme="minorEastAsia" w:cs="Arial"/>
          <w:sz w:val="24"/>
          <w:szCs w:val="24"/>
        </w:rPr>
        <w:t>three</w:t>
      </w:r>
      <w:r w:rsidRPr="002C709A">
        <w:rPr>
          <w:rFonts w:asciiTheme="minorEastAsia" w:hAnsiTheme="minorEastAsia" w:cs="Arial"/>
          <w:sz w:val="24"/>
          <w:szCs w:val="24"/>
        </w:rPr>
        <w:t xml:space="preserve"> densities of planting</w:t>
      </w:r>
      <w:r w:rsidR="002F203A">
        <w:rPr>
          <w:rFonts w:asciiTheme="minorEastAsia" w:hAnsiTheme="minorEastAsia" w:cs="Arial"/>
          <w:sz w:val="24"/>
          <w:szCs w:val="24"/>
        </w:rPr>
        <w:t>.</w:t>
      </w:r>
      <w:r w:rsidR="00BF0B26" w:rsidRPr="00BF0B26">
        <w:rPr>
          <w:rFonts w:asciiTheme="minorEastAsia" w:hAnsiTheme="minorEastAsia" w:cs="Arial"/>
          <w:sz w:val="24"/>
          <w:szCs w:val="24"/>
        </w:rPr>
        <w:t xml:space="preserve"> </w:t>
      </w:r>
    </w:p>
    <w:p w14:paraId="638906A1" w14:textId="28E9F27A" w:rsidR="00BF0B26" w:rsidRDefault="00B46F17" w:rsidP="00BF0B2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w:t>
      </w:r>
      <w:r w:rsidR="00EB5EE0">
        <w:rPr>
          <w:rFonts w:asciiTheme="minorEastAsia" w:hAnsiTheme="minorEastAsia" w:cs="Arial"/>
          <w:sz w:val="24"/>
          <w:szCs w:val="24"/>
        </w:rPr>
        <w:t>his MP</w:t>
      </w:r>
      <w:r>
        <w:rPr>
          <w:rFonts w:asciiTheme="minorEastAsia" w:hAnsiTheme="minorEastAsia" w:cs="Arial"/>
          <w:sz w:val="24"/>
          <w:szCs w:val="24"/>
        </w:rPr>
        <w:t xml:space="preserve"> </w:t>
      </w:r>
      <w:r w:rsidR="00EB5EE0">
        <w:rPr>
          <w:rFonts w:asciiTheme="minorEastAsia" w:hAnsiTheme="minorEastAsia" w:cs="Arial"/>
          <w:sz w:val="24"/>
          <w:szCs w:val="24"/>
        </w:rPr>
        <w:t>used data from intensive silviculture treatment with four genetic entries and two planting densities</w:t>
      </w:r>
      <w:r>
        <w:rPr>
          <w:rFonts w:asciiTheme="minorEastAsia" w:hAnsiTheme="minorEastAsia" w:cs="Arial"/>
          <w:sz w:val="24"/>
          <w:szCs w:val="24"/>
        </w:rPr>
        <w:t xml:space="preserve"> from the Virginia site</w:t>
      </w:r>
      <w:r w:rsidR="00EB5EE0">
        <w:rPr>
          <w:rFonts w:asciiTheme="minorEastAsia" w:hAnsiTheme="minorEastAsia" w:cs="Arial"/>
          <w:sz w:val="24"/>
          <w:szCs w:val="24"/>
        </w:rPr>
        <w:t xml:space="preserve">. </w:t>
      </w:r>
      <w:r w:rsidR="00BF0B26">
        <w:rPr>
          <w:rFonts w:asciiTheme="minorEastAsia" w:hAnsiTheme="minorEastAsia" w:cs="Arial"/>
          <w:sz w:val="24"/>
          <w:szCs w:val="24"/>
        </w:rPr>
        <w:t xml:space="preserve">The treatments were replicated four times (four blocks). </w:t>
      </w:r>
      <w:r w:rsidR="00BF0B26" w:rsidRPr="002C709A">
        <w:rPr>
          <w:rFonts w:asciiTheme="minorEastAsia" w:hAnsiTheme="minorEastAsia" w:cs="Arial"/>
          <w:sz w:val="24"/>
          <w:szCs w:val="24"/>
        </w:rPr>
        <w:t xml:space="preserve">Within each block contained eight plots of different treatment combination (one clone planted at one density). </w:t>
      </w:r>
      <w:proofErr w:type="spellStart"/>
      <w:ins w:id="58" w:author="c m" w:date="2022-12-01T13:40:00Z">
        <w:r w:rsidR="00AC3986">
          <w:rPr>
            <w:rFonts w:asciiTheme="minorEastAsia" w:hAnsiTheme="minorEastAsia" w:cs="Arial"/>
            <w:sz w:val="24"/>
            <w:szCs w:val="24"/>
          </w:rPr>
          <w:t>Sapfluyx</w:t>
        </w:r>
        <w:proofErr w:type="spellEnd"/>
        <w:r w:rsidR="00AC3986">
          <w:rPr>
            <w:rFonts w:asciiTheme="minorEastAsia" w:hAnsiTheme="minorEastAsia" w:cs="Arial"/>
            <w:sz w:val="24"/>
            <w:szCs w:val="24"/>
          </w:rPr>
          <w:t xml:space="preserve"> m</w:t>
        </w:r>
      </w:ins>
      <w:del w:id="59" w:author="c m" w:date="2022-12-01T13:40:00Z">
        <w:r w:rsidR="00BF0B26" w:rsidRPr="002C709A" w:rsidDel="00AC3986">
          <w:rPr>
            <w:rFonts w:asciiTheme="minorEastAsia" w:hAnsiTheme="minorEastAsia" w:cs="Arial"/>
            <w:sz w:val="24"/>
            <w:szCs w:val="24"/>
          </w:rPr>
          <w:delText>M</w:delText>
        </w:r>
      </w:del>
      <w:r w:rsidR="00BF0B26" w:rsidRPr="002C709A">
        <w:rPr>
          <w:rFonts w:asciiTheme="minorEastAsia" w:hAnsiTheme="minorEastAsia" w:cs="Arial"/>
          <w:sz w:val="24"/>
          <w:szCs w:val="24"/>
        </w:rPr>
        <w:t>easurements were focused on block 4.</w:t>
      </w:r>
    </w:p>
    <w:p w14:paraId="1BF97C19" w14:textId="362E8410" w:rsidR="00BF0B26" w:rsidRDefault="00EB5EE0" w:rsidP="00BF0B2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this experiment, genetic entry was the main plot treatment and spacing was the split plot treatment. Four genotypes were chosen: OP, C2, C3, and C4. A</w:t>
      </w:r>
      <w:r w:rsidR="008657BC" w:rsidRPr="002C709A">
        <w:rPr>
          <w:rFonts w:asciiTheme="minorEastAsia" w:hAnsiTheme="minorEastAsia" w:cs="Arial"/>
          <w:sz w:val="24"/>
          <w:szCs w:val="24"/>
        </w:rPr>
        <w:t xml:space="preserve">ccording to </w:t>
      </w:r>
      <w:proofErr w:type="spellStart"/>
      <w:r w:rsidR="008657BC" w:rsidRPr="002C709A">
        <w:rPr>
          <w:rFonts w:asciiTheme="minorEastAsia" w:hAnsiTheme="minorEastAsia" w:cs="Arial"/>
          <w:sz w:val="24"/>
          <w:szCs w:val="24"/>
        </w:rPr>
        <w:t>Carbaugh</w:t>
      </w:r>
      <w:proofErr w:type="spellEnd"/>
      <w:r w:rsidR="008657BC"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w:t>
      </w:r>
      <w:r w:rsidR="008657BC" w:rsidRPr="002C709A">
        <w:rPr>
          <w:rFonts w:asciiTheme="minorEastAsia" w:hAnsiTheme="minorEastAsia" w:cs="Arial"/>
          <w:sz w:val="24"/>
          <w:szCs w:val="24"/>
        </w:rPr>
        <w:lastRenderedPageBreak/>
        <w:t xml:space="preserve">characteristics to the broad crowned clones with a crown volume in between of broad and narrow crown clones. </w:t>
      </w:r>
      <w:r w:rsidR="002F203A">
        <w:rPr>
          <w:rFonts w:asciiTheme="minorEastAsia" w:hAnsiTheme="minorEastAsia" w:cs="Arial"/>
          <w:sz w:val="24"/>
          <w:szCs w:val="24"/>
        </w:rPr>
        <w:t xml:space="preserve">The genotypes were planted in </w:t>
      </w:r>
      <w:r w:rsidR="002F203A" w:rsidRPr="002C709A">
        <w:rPr>
          <w:rFonts w:asciiTheme="minorEastAsia" w:hAnsiTheme="minorEastAsia" w:cs="Arial"/>
          <w:sz w:val="24"/>
          <w:szCs w:val="24"/>
        </w:rPr>
        <w:t xml:space="preserve">high density at </w:t>
      </w:r>
      <w:r w:rsidR="002F203A">
        <w:rPr>
          <w:rFonts w:asciiTheme="minorEastAsia" w:hAnsiTheme="minorEastAsia" w:cs="Arial"/>
          <w:sz w:val="24"/>
          <w:szCs w:val="24"/>
        </w:rPr>
        <w:t>1853</w:t>
      </w:r>
      <w:r w:rsidR="002F203A" w:rsidRPr="002C709A">
        <w:rPr>
          <w:rFonts w:asciiTheme="minorEastAsia" w:hAnsiTheme="minorEastAsia" w:cs="Arial"/>
          <w:sz w:val="24"/>
          <w:szCs w:val="24"/>
        </w:rPr>
        <w:t xml:space="preserve"> trees per </w:t>
      </w:r>
      <w:r w:rsidR="002F203A">
        <w:rPr>
          <w:rFonts w:asciiTheme="minorEastAsia" w:hAnsiTheme="minorEastAsia" w:cs="Arial"/>
          <w:sz w:val="24"/>
          <w:szCs w:val="24"/>
        </w:rPr>
        <w:t>hectare</w:t>
      </w:r>
      <w:r w:rsidR="002F203A" w:rsidRPr="002C709A">
        <w:rPr>
          <w:rFonts w:asciiTheme="minorEastAsia" w:hAnsiTheme="minorEastAsia" w:cs="Arial"/>
          <w:sz w:val="24"/>
          <w:szCs w:val="24"/>
        </w:rPr>
        <w:t xml:space="preserve"> (TP</w:t>
      </w:r>
      <w:r w:rsidR="002F203A">
        <w:rPr>
          <w:rFonts w:asciiTheme="minorEastAsia" w:hAnsiTheme="minorEastAsia" w:cs="Arial"/>
          <w:sz w:val="24"/>
          <w:szCs w:val="24"/>
        </w:rPr>
        <w:t xml:space="preserve">H) </w:t>
      </w:r>
      <w:r w:rsidR="002F203A" w:rsidRPr="002C709A">
        <w:rPr>
          <w:rFonts w:asciiTheme="minorEastAsia" w:hAnsiTheme="minorEastAsia" w:cs="Arial"/>
          <w:sz w:val="24"/>
          <w:szCs w:val="24"/>
        </w:rPr>
        <w:t xml:space="preserve">and </w:t>
      </w:r>
      <w:r w:rsidR="002F203A">
        <w:rPr>
          <w:rFonts w:asciiTheme="minorEastAsia" w:hAnsiTheme="minorEastAsia" w:cs="Arial"/>
          <w:sz w:val="24"/>
          <w:szCs w:val="24"/>
        </w:rPr>
        <w:t xml:space="preserve">in </w:t>
      </w:r>
      <w:r w:rsidR="002F203A" w:rsidRPr="002C709A">
        <w:rPr>
          <w:rFonts w:asciiTheme="minorEastAsia" w:hAnsiTheme="minorEastAsia" w:cs="Arial"/>
          <w:sz w:val="24"/>
          <w:szCs w:val="24"/>
        </w:rPr>
        <w:t xml:space="preserve">low density at </w:t>
      </w:r>
      <w:r w:rsidR="002F203A">
        <w:rPr>
          <w:rFonts w:asciiTheme="minorEastAsia" w:hAnsiTheme="minorEastAsia" w:cs="Arial"/>
          <w:sz w:val="24"/>
          <w:szCs w:val="24"/>
        </w:rPr>
        <w:t>618</w:t>
      </w:r>
      <w:r w:rsidR="002F203A" w:rsidRPr="002C709A">
        <w:rPr>
          <w:rFonts w:asciiTheme="minorEastAsia" w:hAnsiTheme="minorEastAsia" w:cs="Arial"/>
          <w:sz w:val="24"/>
          <w:szCs w:val="24"/>
        </w:rPr>
        <w:t xml:space="preserve"> TP</w:t>
      </w:r>
      <w:r w:rsidR="002F203A">
        <w:rPr>
          <w:rFonts w:asciiTheme="minorEastAsia" w:hAnsiTheme="minorEastAsia" w:cs="Arial"/>
          <w:sz w:val="24"/>
          <w:szCs w:val="24"/>
        </w:rPr>
        <w:t>H</w:t>
      </w:r>
      <w:r w:rsidR="002F203A" w:rsidRPr="002C709A">
        <w:rPr>
          <w:rFonts w:asciiTheme="minorEastAsia" w:hAnsiTheme="minorEastAsia" w:cs="Arial"/>
          <w:sz w:val="24"/>
          <w:szCs w:val="24"/>
        </w:rPr>
        <w:t xml:space="preserve">.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2F203A"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2F203A" w:rsidRPr="002C709A">
        <w:rPr>
          <w:rFonts w:asciiTheme="minorEastAsia" w:hAnsiTheme="minorEastAsia" w:cs="Arial"/>
          <w:sz w:val="24"/>
          <w:szCs w:val="24"/>
        </w:rPr>
        <w:t xml:space="preserve"> (18.3 * 7.35 m).</w:t>
      </w:r>
      <w:r w:rsidR="002F203A">
        <w:rPr>
          <w:rFonts w:asciiTheme="minorEastAsia" w:hAnsiTheme="minorEastAsia" w:cs="Arial"/>
          <w:sz w:val="24"/>
          <w:szCs w:val="24"/>
        </w:rPr>
        <w:t xml:space="preserve"> </w:t>
      </w:r>
      <w:r w:rsidR="00BF0B26" w:rsidRPr="002C709A">
        <w:rPr>
          <w:rFonts w:asciiTheme="minorEastAsia" w:hAnsiTheme="minorEastAsia" w:cs="Arial"/>
          <w:sz w:val="24"/>
          <w:szCs w:val="24"/>
        </w:rPr>
        <w:t>The analysis had assigned treatment groups where H and L represents high and low planting density, and A, B, C, O represents genotype C2, C3, C4, and OP, respectively.</w:t>
      </w:r>
    </w:p>
    <w:p w14:paraId="318D2AA9" w14:textId="77777777" w:rsidR="00941109" w:rsidRDefault="00941109" w:rsidP="00941109">
      <w:pPr>
        <w:spacing w:after="0" w:line="240" w:lineRule="auto"/>
        <w:ind w:firstLine="720"/>
        <w:jc w:val="both"/>
        <w:rPr>
          <w:rFonts w:asciiTheme="minorEastAsia" w:hAnsiTheme="minorEastAsia" w:cs="Arial"/>
          <w:sz w:val="24"/>
          <w:szCs w:val="24"/>
        </w:rPr>
      </w:pPr>
    </w:p>
    <w:p w14:paraId="1E350CDF" w14:textId="37BC5A82" w:rsidR="008657BC" w:rsidRPr="002C709A" w:rsidRDefault="008657BC" w:rsidP="00BF0B26">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 xml:space="preserve">2.3 </w:t>
      </w:r>
      <w:r>
        <w:rPr>
          <w:rFonts w:asciiTheme="minorEastAsia" w:hAnsiTheme="minorEastAsia" w:cs="Arial"/>
          <w:b/>
          <w:bCs/>
          <w:sz w:val="28"/>
          <w:szCs w:val="28"/>
        </w:rPr>
        <w:t>Measurements</w:t>
      </w:r>
      <w:r w:rsidRPr="002C709A">
        <w:rPr>
          <w:rFonts w:asciiTheme="minorEastAsia" w:hAnsiTheme="minorEastAsia" w:cs="Arial"/>
          <w:b/>
          <w:bCs/>
          <w:sz w:val="28"/>
          <w:szCs w:val="28"/>
        </w:rPr>
        <w:t xml:space="preserve"> </w:t>
      </w:r>
      <w:r>
        <w:rPr>
          <w:rFonts w:asciiTheme="minorEastAsia" w:hAnsiTheme="minorEastAsia" w:cs="Arial"/>
          <w:b/>
          <w:bCs/>
          <w:sz w:val="28"/>
          <w:szCs w:val="28"/>
        </w:rPr>
        <w:t>and Statistical Analysis</w:t>
      </w:r>
    </w:p>
    <w:p w14:paraId="743B886C" w14:textId="77777777" w:rsidR="008657BC" w:rsidRDefault="008657BC" w:rsidP="008657BC">
      <w:pPr>
        <w:spacing w:after="0" w:line="480" w:lineRule="auto"/>
        <w:ind w:hanging="90"/>
        <w:jc w:val="both"/>
        <w:rPr>
          <w:rFonts w:asciiTheme="minorEastAsia" w:hAnsiTheme="minorEastAsia" w:cs="Arial"/>
          <w:sz w:val="24"/>
          <w:szCs w:val="24"/>
        </w:rPr>
      </w:pPr>
      <w:proofErr w:type="spellStart"/>
      <w:r w:rsidRPr="002C709A">
        <w:rPr>
          <w:rFonts w:asciiTheme="minorEastAsia" w:hAnsiTheme="minorEastAsia" w:cs="Arial"/>
          <w:b/>
          <w:bCs/>
          <w:sz w:val="24"/>
          <w:szCs w:val="24"/>
        </w:rPr>
        <w:t>Sapflux</w:t>
      </w:r>
      <w:proofErr w:type="spellEnd"/>
      <w:r w:rsidRPr="002C709A">
        <w:rPr>
          <w:rFonts w:asciiTheme="minorEastAsia" w:hAnsiTheme="minorEastAsia" w:cs="Arial"/>
          <w:sz w:val="24"/>
          <w:szCs w:val="24"/>
        </w:rPr>
        <w:t xml:space="preserve"> </w:t>
      </w:r>
    </w:p>
    <w:p w14:paraId="3EA88311" w14:textId="7D04DFE9" w:rsidR="008657BC" w:rsidRPr="002F203A" w:rsidRDefault="008657BC" w:rsidP="0065439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w:t>
      </w:r>
      <w:r>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 Each tree had a pair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probes inserted from 0-20 mm (shallow) on the north and south side of the tree. Two of the trees in each plot had an additional probe inserted from 20-40mm (deep).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every 30 seconds and then averaged over a 15-minute time step. For the purpose of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61B8FEF6" w14:textId="5F6652A5"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15-minute-interval raw k-values generated from thermal probes were transformed into sap flux density</w:t>
      </w:r>
      <w:r w:rsidR="001C2C06">
        <w:rPr>
          <w:rFonts w:asciiTheme="minorEastAsia" w:hAnsiTheme="minorEastAsia" w:cs="Arial"/>
          <w:sz w:val="24"/>
          <w:szCs w:val="24"/>
        </w:rPr>
        <w:t xml:space="preserve"> (</w:t>
      </w:r>
      <w:proofErr w:type="spellStart"/>
      <w:r w:rsidR="001C2C06">
        <w:rPr>
          <w:rFonts w:asciiTheme="minorEastAsia" w:hAnsiTheme="minorEastAsia" w:cs="Arial"/>
          <w:sz w:val="24"/>
          <w:szCs w:val="24"/>
        </w:rPr>
        <w:t>Fd</w:t>
      </w:r>
      <w:proofErr w:type="spellEnd"/>
      <w:r w:rsidR="001C2C06">
        <w:rPr>
          <w:rFonts w:asciiTheme="minorEastAsia" w:hAnsiTheme="minorEastAsia" w:cs="Arial"/>
          <w:sz w:val="24"/>
          <w:szCs w:val="24"/>
        </w:rPr>
        <w:t>)</w:t>
      </w:r>
      <w:r w:rsidRPr="002C709A">
        <w:rPr>
          <w:rFonts w:asciiTheme="minorEastAsia" w:hAnsiTheme="minorEastAsia" w:cs="Arial"/>
          <w:sz w:val="24"/>
          <w:szCs w:val="24"/>
        </w:rPr>
        <w:t xml:space="preserve"> 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57BC" w:rsidRPr="002C709A" w14:paraId="04FD5A90" w14:textId="77777777" w:rsidTr="00DD13CD">
        <w:tc>
          <w:tcPr>
            <w:tcW w:w="3116" w:type="dxa"/>
          </w:tcPr>
          <w:p w14:paraId="111A10C4" w14:textId="77777777" w:rsidR="008657BC" w:rsidRPr="002C709A" w:rsidRDefault="008657BC" w:rsidP="00DD13CD">
            <w:pPr>
              <w:spacing w:line="480" w:lineRule="auto"/>
              <w:rPr>
                <w:rFonts w:ascii="DengXian" w:eastAsia="DengXian" w:hAnsi="DengXian" w:cs="Arial"/>
                <w:sz w:val="24"/>
                <w:szCs w:val="24"/>
              </w:rPr>
            </w:pPr>
          </w:p>
        </w:tc>
        <w:tc>
          <w:tcPr>
            <w:tcW w:w="3117" w:type="dxa"/>
          </w:tcPr>
          <w:p w14:paraId="3001EA2C" w14:textId="77777777" w:rsidR="008657BC" w:rsidRPr="002C709A" w:rsidRDefault="00000000" w:rsidP="00DD13CD">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548171F3" w14:textId="77777777" w:rsidR="008657BC" w:rsidRPr="002C709A" w:rsidRDefault="008657BC" w:rsidP="00DD13CD">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0687ED47" w14:textId="396E8755" w:rsidR="008657BC" w:rsidRPr="002C709A" w:rsidDel="008B037B" w:rsidRDefault="008657BC" w:rsidP="008657BC">
      <w:pPr>
        <w:spacing w:after="0" w:line="480" w:lineRule="auto"/>
        <w:jc w:val="both"/>
        <w:rPr>
          <w:del w:id="60" w:author="c m" w:date="2022-12-01T13:44:00Z"/>
          <w:rFonts w:asciiTheme="minorEastAsia" w:hAnsiTheme="minorEastAsia" w:cs="Arial"/>
          <w:sz w:val="24"/>
          <w:szCs w:val="24"/>
        </w:rPr>
      </w:pPr>
      <w:r w:rsidRPr="002C709A">
        <w:rPr>
          <w:rFonts w:asciiTheme="minorEastAsia" w:hAnsiTheme="minorEastAsia" w:cs="Arial"/>
          <w:sz w:val="24"/>
          <w:szCs w:val="24"/>
        </w:rPr>
        <w:lastRenderedPageBreak/>
        <w:t xml:space="preserve">where k is the flow index calculated from the temperature differential between heated and non-heated probes. Data was broken down, visually presented, and </w:t>
      </w:r>
      <w:r w:rsidR="0065439C">
        <w:rPr>
          <w:rFonts w:asciiTheme="minorEastAsia" w:hAnsiTheme="minorEastAsia" w:cs="Arial"/>
          <w:sz w:val="24"/>
          <w:szCs w:val="24"/>
        </w:rPr>
        <w:t>inspected</w:t>
      </w:r>
      <w:r w:rsidRPr="002C709A">
        <w:rPr>
          <w:rFonts w:asciiTheme="minorEastAsia" w:hAnsiTheme="minorEastAsia" w:cs="Arial"/>
          <w:sz w:val="24"/>
          <w:szCs w:val="24"/>
        </w:rPr>
        <w:t xml:space="preserve"> for erroneous </w:t>
      </w:r>
      <w:ins w:id="61" w:author="c m" w:date="2022-12-01T13:43:00Z">
        <w:r w:rsidR="008B037B">
          <w:rPr>
            <w:rFonts w:asciiTheme="minorEastAsia" w:hAnsiTheme="minorEastAsia" w:cs="Arial"/>
            <w:sz w:val="24"/>
            <w:szCs w:val="24"/>
          </w:rPr>
          <w:t>or missing data</w:t>
        </w:r>
      </w:ins>
      <w:del w:id="62" w:author="c m" w:date="2022-12-01T13:43:00Z">
        <w:r w:rsidRPr="002C709A" w:rsidDel="008B037B">
          <w:rPr>
            <w:rFonts w:asciiTheme="minorEastAsia" w:hAnsiTheme="minorEastAsia" w:cs="Arial"/>
            <w:sz w:val="24"/>
            <w:szCs w:val="24"/>
          </w:rPr>
          <w:delText>and interesting patterns</w:delText>
        </w:r>
      </w:del>
      <w:r w:rsidRPr="002C709A">
        <w:rPr>
          <w:rFonts w:asciiTheme="minorEastAsia" w:hAnsiTheme="minorEastAsia" w:cs="Arial"/>
          <w:sz w:val="24"/>
          <w:szCs w:val="24"/>
        </w:rPr>
        <w:t xml:space="preserve">. </w:t>
      </w:r>
    </w:p>
    <w:p w14:paraId="27A681A7" w14:textId="531494E2" w:rsidR="008657BC" w:rsidRDefault="008657BC" w:rsidP="008B037B">
      <w:pPr>
        <w:spacing w:after="0" w:line="480" w:lineRule="auto"/>
        <w:jc w:val="both"/>
        <w:rPr>
          <w:ins w:id="63" w:author="Azura Liu" w:date="2022-12-02T09:30:00Z"/>
          <w:rFonts w:asciiTheme="minorEastAsia" w:hAnsiTheme="minorEastAsia" w:cs="Arial"/>
          <w:sz w:val="24"/>
          <w:szCs w:val="24"/>
        </w:rPr>
      </w:pPr>
      <w:r w:rsidRPr="002C709A">
        <w:rPr>
          <w:rFonts w:asciiTheme="minorEastAsia" w:hAnsiTheme="minorEastAsia" w:cs="Arial"/>
          <w:sz w:val="24"/>
          <w:szCs w:val="24"/>
        </w:rPr>
        <w:t xml:space="preserve">The smallest gaps </w:t>
      </w:r>
      <w:ins w:id="64" w:author="c m" w:date="2022-12-01T13:45:00Z">
        <w:r w:rsidR="008B037B">
          <w:rPr>
            <w:rFonts w:asciiTheme="minorEastAsia" w:hAnsiTheme="minorEastAsia" w:cs="Arial"/>
            <w:sz w:val="24"/>
            <w:szCs w:val="24"/>
          </w:rPr>
          <w:t xml:space="preserve">of missing data </w:t>
        </w:r>
      </w:ins>
      <w:r w:rsidRPr="002C709A">
        <w:rPr>
          <w:rFonts w:asciiTheme="minorEastAsia" w:hAnsiTheme="minorEastAsia" w:cs="Arial"/>
          <w:sz w:val="24"/>
          <w:szCs w:val="24"/>
        </w:rPr>
        <w:t>(&lt;5 entries) from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r w:rsidR="0005562B">
        <w:rPr>
          <w:rFonts w:asciiTheme="minorEastAsia" w:hAnsiTheme="minorEastAsia" w:cs="Arial"/>
          <w:sz w:val="24"/>
          <w:szCs w:val="24"/>
        </w:rPr>
        <w:t xml:space="preserve"> </w:t>
      </w:r>
    </w:p>
    <w:p w14:paraId="57A07A11" w14:textId="41C5FDE8" w:rsidR="000F4E3C" w:rsidRPr="002C709A" w:rsidRDefault="000F4E3C" w:rsidP="000F4E3C">
      <w:pPr>
        <w:spacing w:after="0" w:line="480" w:lineRule="auto"/>
        <w:ind w:firstLine="720"/>
        <w:jc w:val="both"/>
        <w:rPr>
          <w:rFonts w:asciiTheme="minorEastAsia" w:hAnsiTheme="minorEastAsia" w:cs="Arial"/>
          <w:sz w:val="24"/>
          <w:szCs w:val="24"/>
        </w:rPr>
        <w:pPrChange w:id="65" w:author="Azura Liu" w:date="2022-12-02T09:30:00Z">
          <w:pPr>
            <w:spacing w:after="0" w:line="480" w:lineRule="auto"/>
            <w:jc w:val="both"/>
          </w:pPr>
        </w:pPrChange>
      </w:pPr>
      <w:proofErr w:type="spellStart"/>
      <w:ins w:id="66" w:author="Azura Liu" w:date="2022-12-02T09:30:00Z">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different orientation and depth were evaluated using paired T tests (</w:t>
        </w:r>
        <w:r w:rsidRPr="00BF0B26">
          <w:rPr>
            <w:rFonts w:asciiTheme="minorEastAsia" w:hAnsiTheme="minorEastAsia" w:cs="Arial"/>
            <w:sz w:val="24"/>
            <w:szCs w:val="24"/>
            <w:highlight w:val="yellow"/>
          </w:rPr>
          <w:t xml:space="preserve">Table </w:t>
        </w:r>
        <w:r>
          <w:rPr>
            <w:rFonts w:asciiTheme="minorEastAsia" w:hAnsiTheme="minorEastAsia" w:cs="Arial"/>
            <w:sz w:val="24"/>
            <w:szCs w:val="24"/>
          </w:rPr>
          <w:t>1</w:t>
        </w:r>
        <w:r w:rsidRPr="002C709A">
          <w:rPr>
            <w:rFonts w:asciiTheme="minorEastAsia" w:hAnsiTheme="minorEastAsia" w:cs="Arial"/>
            <w:sz w:val="24"/>
            <w:szCs w:val="24"/>
          </w:rPr>
          <w:t xml:space="preserve">). With an insignificant probability for probe orientation (P=0.46), probes of opposite directions were averaged for the rest of the analysis; with a remarkably significant probability (P&lt;0.001) for probe depth, when sapwood depth exceeds 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the inner most sapwood area was considered half of the 20-40mm area </w:t>
        </w:r>
        <w:commentRangeStart w:id="67"/>
        <w:proofErr w:type="spellStart"/>
        <w:r w:rsidRPr="002C709A">
          <w:rPr>
            <w:rFonts w:asciiTheme="minorEastAsia" w:hAnsiTheme="minorEastAsia" w:cs="Arial"/>
            <w:sz w:val="24"/>
            <w:szCs w:val="24"/>
          </w:rPr>
          <w:t>sapflux</w:t>
        </w:r>
        <w:commentRangeEnd w:id="67"/>
        <w:proofErr w:type="spellEnd"/>
        <w:r>
          <w:rPr>
            <w:rStyle w:val="CommentReference"/>
          </w:rPr>
          <w:commentReference w:id="67"/>
        </w:r>
        <w:r w:rsidRPr="002C709A">
          <w:rPr>
            <w:rFonts w:asciiTheme="minorEastAsia" w:hAnsiTheme="minorEastAsia" w:cs="Arial"/>
            <w:sz w:val="24"/>
            <w:szCs w:val="24"/>
          </w:rPr>
          <w:t>.</w:t>
        </w:r>
      </w:ins>
    </w:p>
    <w:p w14:paraId="39C8BABC" w14:textId="77777777" w:rsidR="008657BC" w:rsidRPr="002C709A" w:rsidRDefault="008657BC" w:rsidP="008657B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64B09AAE" w14:textId="774749CD"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Pr>
          <w:rFonts w:asciiTheme="minorEastAsia" w:hAnsiTheme="minorEastAsia" w:cs="Arial"/>
          <w:sz w:val="24"/>
          <w:szCs w:val="24"/>
        </w:rPr>
        <w:t xml:space="preserve">Tree diameter </w:t>
      </w:r>
      <w:r w:rsidR="0065439C">
        <w:rPr>
          <w:rFonts w:asciiTheme="minorEastAsia" w:hAnsiTheme="minorEastAsia" w:cs="Arial"/>
          <w:sz w:val="24"/>
          <w:szCs w:val="24"/>
        </w:rPr>
        <w:t>was</w:t>
      </w:r>
      <w:r>
        <w:rPr>
          <w:rFonts w:asciiTheme="minorEastAsia" w:hAnsiTheme="minorEastAsia" w:cs="Arial"/>
          <w:sz w:val="24"/>
          <w:szCs w:val="24"/>
        </w:rPr>
        <w:t xml:space="preserve"> measured in all blocks in January 2017 before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measurements and again in January 2018 after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measurements concluded. </w:t>
      </w:r>
      <w:r w:rsidRPr="002C709A">
        <w:rPr>
          <w:rFonts w:asciiTheme="minorEastAsia" w:hAnsiTheme="minorEastAsia" w:cs="Arial"/>
          <w:sz w:val="24"/>
          <w:szCs w:val="24"/>
        </w:rPr>
        <w:t xml:space="preserve">Daily tree diameters were calculated using </w:t>
      </w:r>
      <w:r>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662B03FD" w14:textId="77777777" w:rsidR="008657BC" w:rsidRPr="002C709A" w:rsidRDefault="008657BC" w:rsidP="008657BC">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8657BC" w:rsidRPr="002C709A" w14:paraId="2CF1643A" w14:textId="77777777" w:rsidTr="00DD13CD">
        <w:trPr>
          <w:trHeight w:val="639"/>
        </w:trPr>
        <w:tc>
          <w:tcPr>
            <w:tcW w:w="895" w:type="dxa"/>
            <w:vAlign w:val="center"/>
          </w:tcPr>
          <w:p w14:paraId="1B44E7A4" w14:textId="77777777" w:rsidR="008657BC" w:rsidRPr="002C709A" w:rsidRDefault="008657BC" w:rsidP="00DD13CD">
            <w:pPr>
              <w:jc w:val="center"/>
              <w:rPr>
                <w:rFonts w:asciiTheme="minorEastAsia" w:hAnsiTheme="minorEastAsia" w:cs="Arial"/>
                <w:sz w:val="24"/>
                <w:szCs w:val="24"/>
              </w:rPr>
            </w:pPr>
          </w:p>
        </w:tc>
        <w:tc>
          <w:tcPr>
            <w:tcW w:w="7650" w:type="dxa"/>
            <w:vAlign w:val="center"/>
          </w:tcPr>
          <w:p w14:paraId="3D77332E" w14:textId="77777777" w:rsidR="008657BC" w:rsidRPr="002C709A" w:rsidRDefault="008657BC" w:rsidP="00DD13CD">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20F332D2" w14:textId="77777777" w:rsidR="008657BC" w:rsidRPr="002C709A" w:rsidRDefault="008657BC" w:rsidP="00DD13CD">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439ED8EA" w14:textId="77777777" w:rsidR="008657BC" w:rsidRPr="002C709A" w:rsidRDefault="008657BC" w:rsidP="008657BC">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8657BC" w:rsidRPr="002C709A" w14:paraId="5814BC66" w14:textId="77777777" w:rsidTr="00DD13CD">
        <w:tc>
          <w:tcPr>
            <w:tcW w:w="805" w:type="dxa"/>
          </w:tcPr>
          <w:p w14:paraId="3FF46CAA" w14:textId="77777777" w:rsidR="008657BC" w:rsidRPr="002C709A" w:rsidRDefault="008657BC" w:rsidP="00DD13CD">
            <w:pPr>
              <w:rPr>
                <w:rFonts w:asciiTheme="minorEastAsia" w:hAnsiTheme="minorEastAsia" w:cs="Arial"/>
                <w:sz w:val="24"/>
                <w:szCs w:val="24"/>
              </w:rPr>
            </w:pPr>
          </w:p>
        </w:tc>
        <w:tc>
          <w:tcPr>
            <w:tcW w:w="7740" w:type="dxa"/>
          </w:tcPr>
          <w:p w14:paraId="1EF97F91" w14:textId="77777777" w:rsidR="008657BC" w:rsidRPr="002C709A" w:rsidRDefault="008657BC" w:rsidP="00DD13CD">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649F8DED" w14:textId="77777777" w:rsidR="008657BC" w:rsidRPr="002C709A" w:rsidRDefault="008657BC" w:rsidP="00DD13CD">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2E8C8633" w14:textId="77777777" w:rsidR="008657BC" w:rsidRPr="002C709A" w:rsidRDefault="008657BC" w:rsidP="008657BC">
      <w:pPr>
        <w:spacing w:after="0" w:line="480" w:lineRule="auto"/>
        <w:rPr>
          <w:rFonts w:asciiTheme="minorEastAsia" w:hAnsiTheme="minorEastAsia" w:cs="Arial"/>
          <w:sz w:val="24"/>
          <w:szCs w:val="24"/>
        </w:rPr>
      </w:pPr>
    </w:p>
    <w:p w14:paraId="600510A4" w14:textId="1BD38FF4" w:rsidR="008657BC" w:rsidRPr="00BF0B26"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=0.0235; dbhrel is an explanatory variable standing for a tree’s relative size</w:t>
      </w:r>
      <w:r>
        <w:rPr>
          <w:rFonts w:asciiTheme="minorEastAsia" w:hAnsiTheme="minorEastAsia" w:cs="Arial"/>
          <w:sz w:val="24"/>
          <w:szCs w:val="24"/>
        </w:rPr>
        <w:t xml:space="preserve"> (Tim Albaugh, personal communication); </w:t>
      </w:r>
      <w:r w:rsidRPr="002C709A">
        <w:rPr>
          <w:rFonts w:asciiTheme="minorEastAsia" w:hAnsiTheme="minorEastAsia" w:cs="Arial"/>
          <w:sz w:val="24"/>
          <w:szCs w:val="24"/>
        </w:rPr>
        <w:t xml:space="preserve">DOY </w:t>
      </w:r>
      <w:del w:id="68" w:author="c m" w:date="2022-12-01T13:46:00Z">
        <w:r w:rsidRPr="002C709A" w:rsidDel="008B037B">
          <w:rPr>
            <w:rFonts w:asciiTheme="minorEastAsia" w:hAnsiTheme="minorEastAsia" w:cs="Arial"/>
            <w:sz w:val="24"/>
            <w:szCs w:val="24"/>
          </w:rPr>
          <w:delText>stands for</w:delText>
        </w:r>
      </w:del>
      <w:ins w:id="69" w:author="c m" w:date="2022-12-01T13:46:00Z">
        <w:r w:rsidR="008B037B">
          <w:rPr>
            <w:rFonts w:asciiTheme="minorEastAsia" w:hAnsiTheme="minorEastAsia" w:cs="Arial"/>
            <w:sz w:val="24"/>
            <w:szCs w:val="24"/>
          </w:rPr>
          <w:t xml:space="preserve"> is</w:t>
        </w:r>
      </w:ins>
      <w:r w:rsidRPr="002C709A">
        <w:rPr>
          <w:rFonts w:asciiTheme="minorEastAsia" w:hAnsiTheme="minorEastAsia" w:cs="Arial"/>
          <w:sz w:val="24"/>
          <w:szCs w:val="24"/>
        </w:rPr>
        <w:t xml:space="preserve"> day of year; DBH 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del w:id="70" w:author="c m" w:date="2022-12-01T13:46:00Z">
        <w:r w:rsidRPr="002C709A" w:rsidDel="008B037B">
          <w:rPr>
            <w:rFonts w:asciiTheme="minorEastAsia" w:hAnsiTheme="minorEastAsia" w:cs="Arial"/>
            <w:sz w:val="24"/>
            <w:szCs w:val="24"/>
          </w:rPr>
          <w:delText>stand for</w:delText>
        </w:r>
      </w:del>
      <w:ins w:id="71" w:author="c m" w:date="2022-12-01T13:46:00Z">
        <w:r w:rsidR="008B037B">
          <w:rPr>
            <w:rFonts w:asciiTheme="minorEastAsia" w:hAnsiTheme="minorEastAsia" w:cs="Arial"/>
            <w:sz w:val="24"/>
            <w:szCs w:val="24"/>
          </w:rPr>
          <w:t xml:space="preserve"> is</w:t>
        </w:r>
      </w:ins>
      <w:r w:rsidRPr="002C709A">
        <w:rPr>
          <w:rFonts w:asciiTheme="minorEastAsia" w:hAnsiTheme="minorEastAsia" w:cs="Arial"/>
          <w:sz w:val="24"/>
          <w:szCs w:val="24"/>
        </w:rPr>
        <w:t xml:space="preserve"> DBH</w:t>
      </w:r>
      <w:del w:id="72" w:author="c m" w:date="2022-12-01T13:46:00Z">
        <w:r w:rsidRPr="002C709A" w:rsidDel="008B037B">
          <w:rPr>
            <w:rFonts w:asciiTheme="minorEastAsia" w:hAnsiTheme="minorEastAsia" w:cs="Arial"/>
            <w:sz w:val="24"/>
            <w:szCs w:val="24"/>
          </w:rPr>
          <w:delText>s</w:delText>
        </w:r>
      </w:del>
      <w:r w:rsidRPr="002C709A">
        <w:rPr>
          <w:rFonts w:asciiTheme="minorEastAsia" w:hAnsiTheme="minorEastAsia" w:cs="Arial"/>
          <w:sz w:val="24"/>
          <w:szCs w:val="24"/>
        </w:rPr>
        <w:t xml:space="preserve"> at starting</w:t>
      </w:r>
      <w:ins w:id="73" w:author="c m" w:date="2022-12-01T13:47:00Z">
        <w:r w:rsidR="008B037B">
          <w:rPr>
            <w:rFonts w:asciiTheme="minorEastAsia" w:hAnsiTheme="minorEastAsia" w:cs="Arial"/>
            <w:sz w:val="24"/>
            <w:szCs w:val="24"/>
          </w:rPr>
          <w:t xml:space="preserve"> (time 0)</w:t>
        </w:r>
      </w:ins>
      <w:r w:rsidRPr="002C709A">
        <w:rPr>
          <w:rFonts w:asciiTheme="minorEastAsia" w:hAnsiTheme="minorEastAsia" w:cs="Arial"/>
          <w:sz w:val="24"/>
          <w:szCs w:val="24"/>
        </w:rPr>
        <w:t xml:space="preserve"> and ending points</w:t>
      </w:r>
      <w:ins w:id="74" w:author="c m" w:date="2022-12-01T13:47:00Z">
        <w:r w:rsidR="008B037B">
          <w:rPr>
            <w:rFonts w:asciiTheme="minorEastAsia" w:hAnsiTheme="minorEastAsia" w:cs="Arial"/>
            <w:sz w:val="24"/>
            <w:szCs w:val="24"/>
          </w:rPr>
          <w:t xml:space="preserve"> (time 1)</w:t>
        </w:r>
      </w:ins>
      <w:r w:rsidRPr="002C709A">
        <w:rPr>
          <w:rFonts w:asciiTheme="minorEastAsia" w:hAnsiTheme="minorEastAsia" w:cs="Arial"/>
          <w:sz w:val="24"/>
          <w:szCs w:val="24"/>
        </w:rPr>
        <w:t xml:space="preserve"> of measurement</w:t>
      </w:r>
      <w:ins w:id="75" w:author="c m" w:date="2022-12-01T13:47:00Z">
        <w:r w:rsidR="008B037B">
          <w:rPr>
            <w:rFonts w:asciiTheme="minorEastAsia" w:hAnsiTheme="minorEastAsia" w:cs="Arial"/>
            <w:sz w:val="24"/>
            <w:szCs w:val="24"/>
          </w:rPr>
          <w:t>, respectively</w:t>
        </w:r>
      </w:ins>
      <w:r w:rsidRPr="002C709A">
        <w:rPr>
          <w:rFonts w:asciiTheme="minorEastAsia" w:hAnsiTheme="minorEastAsia" w:cs="Arial"/>
          <w:sz w:val="24"/>
          <w:szCs w:val="24"/>
        </w:rPr>
        <w:t xml:space="preserve">. After extracting the thickness of the bark, the calculated </w:t>
      </w:r>
      <w:del w:id="76" w:author="c m" w:date="2022-12-01T13:47:00Z">
        <w:r w:rsidRPr="002C709A" w:rsidDel="008B037B">
          <w:rPr>
            <w:rFonts w:asciiTheme="minorEastAsia" w:hAnsiTheme="minorEastAsia" w:cs="Arial"/>
            <w:sz w:val="24"/>
            <w:szCs w:val="24"/>
          </w:rPr>
          <w:delText xml:space="preserve">diurnal </w:delText>
        </w:r>
      </w:del>
      <w:commentRangeStart w:id="77"/>
      <w:ins w:id="78" w:author="c m" w:date="2022-12-01T13:47:00Z">
        <w:r w:rsidR="008B037B">
          <w:rPr>
            <w:rFonts w:asciiTheme="minorEastAsia" w:hAnsiTheme="minorEastAsia" w:cs="Arial"/>
            <w:sz w:val="24"/>
            <w:szCs w:val="24"/>
          </w:rPr>
          <w:t>seasonal</w:t>
        </w:r>
      </w:ins>
      <w:commentRangeEnd w:id="77"/>
      <w:ins w:id="79" w:author="c m" w:date="2022-12-01T13:48:00Z">
        <w:r w:rsidR="008B037B">
          <w:rPr>
            <w:rStyle w:val="CommentReference"/>
          </w:rPr>
          <w:commentReference w:id="77"/>
        </w:r>
      </w:ins>
      <w:ins w:id="80" w:author="c m" w:date="2022-12-01T13:47:00Z">
        <w:r w:rsidR="008B037B" w:rsidRPr="002C709A">
          <w:rPr>
            <w:rFonts w:asciiTheme="minorEastAsia" w:hAnsiTheme="minorEastAsia" w:cs="Arial"/>
            <w:sz w:val="24"/>
            <w:szCs w:val="24"/>
          </w:rPr>
          <w:t xml:space="preserve"> </w:t>
        </w:r>
      </w:ins>
      <w:r w:rsidRPr="002C709A">
        <w:rPr>
          <w:rFonts w:asciiTheme="minorEastAsia" w:hAnsiTheme="minorEastAsia" w:cs="Arial"/>
          <w:sz w:val="24"/>
          <w:szCs w:val="24"/>
        </w:rPr>
        <w:t>sapwood diameters were then transformed into sectioned sapwood areas corresponding to probe depths: outer 20mm, 20mm-40mm, and &gt;40mm areas. The total sapwood area by ground area of each treatment plot was calculated</w:t>
      </w:r>
      <w:r w:rsidR="00BF0B26">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BF0B26">
        <w:rPr>
          <w:rFonts w:asciiTheme="minorEastAsia" w:hAnsiTheme="minorEastAsia" w:cs="Arial"/>
          <w:sz w:val="24"/>
          <w:szCs w:val="24"/>
        </w:rPr>
        <w:t>)</w:t>
      </w:r>
      <w:r w:rsidRPr="002C709A">
        <w:rPr>
          <w:rFonts w:asciiTheme="minorEastAsia" w:hAnsiTheme="minorEastAsia" w:cs="Arial"/>
          <w:sz w:val="24"/>
          <w:szCs w:val="24"/>
        </w:rPr>
        <w:t>.</w:t>
      </w:r>
    </w:p>
    <w:p w14:paraId="3D5C53AC" w14:textId="77777777" w:rsidR="008657BC" w:rsidRPr="002C709A" w:rsidRDefault="008657BC" w:rsidP="008657BC">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1A02BD23" w14:textId="5FD2D413" w:rsidR="008657BC" w:rsidRPr="002C709A" w:rsidDel="00BA6DBF" w:rsidRDefault="008657BC" w:rsidP="008657BC">
      <w:pPr>
        <w:spacing w:after="0" w:line="480" w:lineRule="auto"/>
        <w:ind w:firstLine="720"/>
        <w:jc w:val="both"/>
        <w:rPr>
          <w:del w:id="81" w:author="Azura Liu" w:date="2022-12-02T09:33:00Z"/>
          <w:rFonts w:asciiTheme="minorEastAsia" w:hAnsiTheme="minorEastAsia" w:cs="Arial"/>
          <w:sz w:val="24"/>
          <w:szCs w:val="24"/>
        </w:rPr>
      </w:pPr>
      <w:commentRangeStart w:id="82"/>
      <w:del w:id="83" w:author="Azura Liu" w:date="2022-12-02T09:33:00Z">
        <w:r w:rsidRPr="002C709A" w:rsidDel="00BA6DBF">
          <w:rPr>
            <w:rFonts w:asciiTheme="minorEastAsia" w:hAnsiTheme="minorEastAsia" w:cs="Arial"/>
            <w:sz w:val="24"/>
            <w:szCs w:val="24"/>
          </w:rPr>
          <w:delText>In</w:delText>
        </w:r>
        <w:commentRangeEnd w:id="82"/>
        <w:r w:rsidR="009176B5" w:rsidDel="00BA6DBF">
          <w:rPr>
            <w:rStyle w:val="CommentReference"/>
          </w:rPr>
          <w:commentReference w:id="82"/>
        </w:r>
        <w:r w:rsidRPr="002C709A" w:rsidDel="00BA6DBF">
          <w:rPr>
            <w:rFonts w:asciiTheme="minorEastAsia" w:hAnsiTheme="minorEastAsia" w:cs="Arial"/>
            <w:sz w:val="24"/>
            <w:szCs w:val="24"/>
          </w:rPr>
          <w:delText xml:space="preserve"> sapflow calculation, sapflux measurements were multiplied by their corresponding sapwood area, where the outer probes measure the outer 20mm of sapwood and the inner probe measures the inner 20-40mm. </w:delText>
        </w:r>
      </w:del>
      <w:del w:id="84" w:author="Azura Liu" w:date="2022-12-02T09:30:00Z">
        <w:r w:rsidRPr="002C709A" w:rsidDel="000F4E3C">
          <w:rPr>
            <w:rFonts w:asciiTheme="minorEastAsia" w:hAnsiTheme="minorEastAsia" w:cs="Arial"/>
            <w:sz w:val="24"/>
            <w:szCs w:val="24"/>
          </w:rPr>
          <w:delText>Sapflux of different orientation and depth were evaluated using paired T tests (</w:delText>
        </w:r>
        <w:r w:rsidRPr="00BF0B26" w:rsidDel="000F4E3C">
          <w:rPr>
            <w:rFonts w:asciiTheme="minorEastAsia" w:hAnsiTheme="minorEastAsia" w:cs="Arial"/>
            <w:sz w:val="24"/>
            <w:szCs w:val="24"/>
            <w:highlight w:val="yellow"/>
          </w:rPr>
          <w:delText xml:space="preserve">Table </w:delText>
        </w:r>
        <w:r w:rsidR="00BF597F" w:rsidDel="000F4E3C">
          <w:rPr>
            <w:rFonts w:asciiTheme="minorEastAsia" w:hAnsiTheme="minorEastAsia" w:cs="Arial"/>
            <w:sz w:val="24"/>
            <w:szCs w:val="24"/>
          </w:rPr>
          <w:delText>1</w:delText>
        </w:r>
        <w:r w:rsidRPr="002C709A" w:rsidDel="000F4E3C">
          <w:rPr>
            <w:rFonts w:asciiTheme="minorEastAsia" w:hAnsiTheme="minorEastAsia" w:cs="Arial"/>
            <w:sz w:val="24"/>
            <w:szCs w:val="24"/>
          </w:rPr>
          <w:delText>). With an insignificant probability for probe orientation (P=0.46), probes of opposite directions were averaged for the rest of the analysis; with a remarkably significant probability (P&lt;0.001) for probe depth, when sapwood depth exceeds 40mm, sapflux of the inner most sapwood area was considered half of the 20-40mm area sapflux.</w:delText>
        </w:r>
      </w:del>
    </w:p>
    <w:p w14:paraId="361ED610" w14:textId="77777777" w:rsidR="00BA6DBF" w:rsidRPr="002C709A" w:rsidRDefault="008657BC" w:rsidP="00BA6DBF">
      <w:pPr>
        <w:spacing w:after="0" w:line="480" w:lineRule="auto"/>
        <w:ind w:firstLine="720"/>
        <w:jc w:val="both"/>
        <w:rPr>
          <w:ins w:id="85" w:author="Azura Liu" w:date="2022-12-02T09:33:00Z"/>
          <w:rFonts w:asciiTheme="minorEastAsia" w:hAnsiTheme="minorEastAsia" w:cs="Arial"/>
          <w:sz w:val="24"/>
          <w:szCs w:val="24"/>
        </w:rPr>
      </w:pPr>
      <w:commentRangeStart w:id="86"/>
      <w:commentRangeStart w:id="87"/>
      <w:r w:rsidRPr="002C709A">
        <w:rPr>
          <w:rFonts w:asciiTheme="minorEastAsia" w:hAnsiTheme="minorEastAsia" w:cs="Arial"/>
          <w:sz w:val="24"/>
          <w:szCs w:val="24"/>
        </w:rPr>
        <w:t xml:space="preserve">The transferred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individual data points was scaled up temporally and spatially as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values (</w:t>
      </w:r>
      <w:r w:rsidR="00F72EC4">
        <w:rPr>
          <w:rFonts w:asciiTheme="minorEastAsia" w:hAnsiTheme="minorEastAsia" w:cs="Arial"/>
          <w:sz w:val="24"/>
          <w:szCs w:val="24"/>
        </w:rPr>
        <w:t xml:space="preserve">in </w:t>
      </w:r>
      <w:r w:rsidRPr="002C709A">
        <w:rPr>
          <w:rFonts w:asciiTheme="minorEastAsia" w:hAnsiTheme="minorEastAsia" w:cs="Arial"/>
          <w:sz w:val="24"/>
          <w:szCs w:val="24"/>
        </w:rPr>
        <w:t xml:space="preserve">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2C709A">
        <w:rPr>
          <w:rFonts w:asciiTheme="minorEastAsia" w:hAnsiTheme="minorEastAsia" w:cs="Arial"/>
          <w:sz w:val="24"/>
          <w:szCs w:val="24"/>
        </w:rPr>
        <w:t xml:space="preserve">). </w:t>
      </w:r>
      <w:commentRangeStart w:id="88"/>
      <w:ins w:id="89" w:author="Azura Liu" w:date="2022-12-02T09:33:00Z">
        <w:r w:rsidR="00BA6DBF" w:rsidRPr="002C709A">
          <w:rPr>
            <w:rFonts w:asciiTheme="minorEastAsia" w:hAnsiTheme="minorEastAsia" w:cs="Arial"/>
            <w:sz w:val="24"/>
            <w:szCs w:val="24"/>
          </w:rPr>
          <w:t>In</w:t>
        </w:r>
        <w:commentRangeEnd w:id="88"/>
        <w:r w:rsidR="00BA6DBF">
          <w:rPr>
            <w:rStyle w:val="CommentReference"/>
          </w:rPr>
          <w:commentReference w:id="88"/>
        </w:r>
        <w:r w:rsidR="00BA6DBF" w:rsidRPr="002C709A">
          <w:rPr>
            <w:rFonts w:asciiTheme="minorEastAsia" w:hAnsiTheme="minorEastAsia" w:cs="Arial"/>
            <w:sz w:val="24"/>
            <w:szCs w:val="24"/>
          </w:rPr>
          <w:t xml:space="preserve"> </w:t>
        </w:r>
        <w:proofErr w:type="spellStart"/>
        <w:r w:rsidR="00BA6DBF" w:rsidRPr="002C709A">
          <w:rPr>
            <w:rFonts w:asciiTheme="minorEastAsia" w:hAnsiTheme="minorEastAsia" w:cs="Arial"/>
            <w:sz w:val="24"/>
            <w:szCs w:val="24"/>
          </w:rPr>
          <w:t>sapflow</w:t>
        </w:r>
        <w:proofErr w:type="spellEnd"/>
        <w:r w:rsidR="00BA6DBF" w:rsidRPr="002C709A">
          <w:rPr>
            <w:rFonts w:asciiTheme="minorEastAsia" w:hAnsiTheme="minorEastAsia" w:cs="Arial"/>
            <w:sz w:val="24"/>
            <w:szCs w:val="24"/>
          </w:rPr>
          <w:t xml:space="preserve"> calculation, </w:t>
        </w:r>
        <w:proofErr w:type="spellStart"/>
        <w:r w:rsidR="00BA6DBF" w:rsidRPr="002C709A">
          <w:rPr>
            <w:rFonts w:asciiTheme="minorEastAsia" w:hAnsiTheme="minorEastAsia" w:cs="Arial"/>
            <w:sz w:val="24"/>
            <w:szCs w:val="24"/>
          </w:rPr>
          <w:t>sapflux</w:t>
        </w:r>
        <w:proofErr w:type="spellEnd"/>
        <w:r w:rsidR="00BA6DBF" w:rsidRPr="002C709A">
          <w:rPr>
            <w:rFonts w:asciiTheme="minorEastAsia" w:hAnsiTheme="minorEastAsia" w:cs="Arial"/>
            <w:sz w:val="24"/>
            <w:szCs w:val="24"/>
          </w:rPr>
          <w:t xml:space="preserve"> measurements </w:t>
        </w:r>
        <w:r w:rsidR="00BA6DBF" w:rsidRPr="002C709A">
          <w:rPr>
            <w:rFonts w:asciiTheme="minorEastAsia" w:hAnsiTheme="minorEastAsia" w:cs="Arial"/>
            <w:sz w:val="24"/>
            <w:szCs w:val="24"/>
          </w:rPr>
          <w:lastRenderedPageBreak/>
          <w:t xml:space="preserve">were multiplied by their corresponding sapwood area, where the outer probes measure the outer 20mm of sapwood and the inner probe measures the inner 20-40mm. </w:t>
        </w:r>
      </w:ins>
    </w:p>
    <w:p w14:paraId="761E9E69" w14:textId="5806FE1A"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 entries were summed up for each tree across daytime when photosynthetic active radiation (PAR) </w:t>
      </w:r>
      <w:r w:rsidR="001C2C06">
        <w:rPr>
          <w:rFonts w:asciiTheme="minorEastAsia" w:hAnsiTheme="minorEastAsia" w:cs="Arial"/>
          <w:sz w:val="24"/>
          <w:szCs w:val="24"/>
        </w:rPr>
        <w:t>was</w:t>
      </w:r>
      <w:r w:rsidRPr="002C709A">
        <w:rPr>
          <w:rFonts w:asciiTheme="minorEastAsia" w:hAnsiTheme="minorEastAsia" w:cs="Arial"/>
          <w:sz w:val="24"/>
          <w:szCs w:val="24"/>
        </w:rPr>
        <w:t xml:space="preserve"> above zero, as transpiration </w:t>
      </w:r>
      <w:r w:rsidR="001C2C06">
        <w:rPr>
          <w:rFonts w:asciiTheme="minorEastAsia" w:hAnsiTheme="minorEastAsia" w:cs="Arial"/>
          <w:sz w:val="24"/>
          <w:szCs w:val="24"/>
        </w:rPr>
        <w:t>was</w:t>
      </w:r>
      <w:r w:rsidRPr="002C709A">
        <w:rPr>
          <w:rFonts w:asciiTheme="minorEastAsia" w:hAnsiTheme="minorEastAsia" w:cs="Arial"/>
          <w:sz w:val="24"/>
          <w:szCs w:val="24"/>
        </w:rPr>
        <w:t xml:space="preserve"> active mostly during daytime. They were also scaled up to stand level transpiration using plot-specific sapwood area, then divided by plot size to generate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(in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w:t>
      </w:r>
      <w:commentRangeEnd w:id="86"/>
      <w:r w:rsidR="009176B5">
        <w:rPr>
          <w:rStyle w:val="CommentReference"/>
        </w:rPr>
        <w:commentReference w:id="86"/>
      </w:r>
      <w:commentRangeEnd w:id="87"/>
      <w:r w:rsidR="00BA6DBF">
        <w:rPr>
          <w:rStyle w:val="CommentReference"/>
        </w:rPr>
        <w:commentReference w:id="87"/>
      </w:r>
    </w:p>
    <w:p w14:paraId="6ED601A7" w14:textId="165D991B" w:rsidR="00BF0B26" w:rsidRPr="002C709A" w:rsidRDefault="00BF0B26" w:rsidP="008657BC">
      <w:pPr>
        <w:spacing w:after="0" w:line="480" w:lineRule="auto"/>
        <w:rPr>
          <w:rFonts w:asciiTheme="minorEastAsia" w:hAnsiTheme="minorEastAsia" w:cs="Arial"/>
          <w:b/>
          <w:bCs/>
          <w:sz w:val="24"/>
          <w:szCs w:val="24"/>
        </w:rPr>
      </w:pPr>
      <w:r>
        <w:rPr>
          <w:rFonts w:asciiTheme="minorEastAsia" w:hAnsiTheme="minorEastAsia" w:cs="Arial"/>
          <w:b/>
          <w:bCs/>
          <w:sz w:val="24"/>
          <w:szCs w:val="24"/>
        </w:rPr>
        <w:t>Environmental Variables</w:t>
      </w:r>
    </w:p>
    <w:p w14:paraId="70D25CB8" w14:textId="1B9FA3C0" w:rsidR="008657BC" w:rsidRPr="002C709A" w:rsidRDefault="001C2C06"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w:t>
      </w:r>
      <w:r>
        <w:rPr>
          <w:rFonts w:asciiTheme="minorEastAsia" w:hAnsiTheme="minorEastAsia" w:cs="Arial"/>
          <w:sz w:val="24"/>
          <w:szCs w:val="24"/>
        </w:rPr>
        <w:t xml:space="preserve">as </w:t>
      </w:r>
      <w:r w:rsidRPr="002C709A">
        <w:rPr>
          <w:rFonts w:asciiTheme="minorEastAsia" w:hAnsiTheme="minorEastAsia" w:cs="Arial"/>
          <w:sz w:val="24"/>
          <w:szCs w:val="24"/>
        </w:rPr>
        <w:t xml:space="preserve">% water per volume soil) was available </w:t>
      </w:r>
      <w:r>
        <w:rPr>
          <w:rFonts w:asciiTheme="minorEastAsia" w:hAnsiTheme="minorEastAsia" w:cs="Arial"/>
          <w:sz w:val="24"/>
          <w:szCs w:val="24"/>
        </w:rPr>
        <w:t>in</w:t>
      </w:r>
      <w:r w:rsidRPr="002C709A">
        <w:rPr>
          <w:rFonts w:asciiTheme="minorEastAsia" w:hAnsiTheme="minorEastAsia" w:cs="Arial"/>
          <w:sz w:val="24"/>
          <w:szCs w:val="24"/>
        </w:rPr>
        <w:t xml:space="preserve"> </w:t>
      </w:r>
      <w:r>
        <w:rPr>
          <w:rFonts w:asciiTheme="minorEastAsia" w:hAnsiTheme="minorEastAsia" w:cs="Arial"/>
          <w:sz w:val="24"/>
          <w:szCs w:val="24"/>
        </w:rPr>
        <w:t>B</w:t>
      </w:r>
      <w:r w:rsidRPr="002C709A">
        <w:rPr>
          <w:rFonts w:asciiTheme="minorEastAsia" w:hAnsiTheme="minorEastAsia" w:cs="Arial"/>
          <w:sz w:val="24"/>
          <w:szCs w:val="24"/>
        </w:rPr>
        <w:t xml:space="preserve">lock 4 for each treatment plot. </w:t>
      </w:r>
      <w:r w:rsidR="008657BC" w:rsidRPr="002C709A">
        <w:rPr>
          <w:rFonts w:asciiTheme="minorEastAsia" w:hAnsiTheme="minorEastAsia" w:cs="Arial"/>
          <w:sz w:val="24"/>
          <w:szCs w:val="24"/>
        </w:rPr>
        <w:t xml:space="preserve">REW was calculated </w:t>
      </w:r>
      <w:r>
        <w:rPr>
          <w:rFonts w:asciiTheme="minorEastAsia" w:hAnsiTheme="minorEastAsia" w:cs="Arial"/>
          <w:sz w:val="24"/>
          <w:szCs w:val="24"/>
        </w:rPr>
        <w:t xml:space="preserve">from volumetric soil moisture </w:t>
      </w:r>
      <w:r w:rsidR="008657BC" w:rsidRPr="002C709A">
        <w:rPr>
          <w:rFonts w:asciiTheme="minorEastAsia" w:hAnsiTheme="minorEastAsia" w:cs="Arial"/>
          <w:sz w:val="24"/>
          <w:szCs w:val="24"/>
        </w:rPr>
        <w:t>using equation</w:t>
      </w:r>
      <w:del w:id="90" w:author="c m" w:date="2022-12-01T13:55:00Z">
        <w:r w:rsidR="008657BC" w:rsidRPr="002C709A" w:rsidDel="009176B5">
          <w:rPr>
            <w:rFonts w:asciiTheme="minorEastAsia" w:hAnsiTheme="minorEastAsia" w:cs="Arial"/>
            <w:sz w:val="24"/>
            <w:szCs w:val="24"/>
          </w:rPr>
          <w:delText xml:space="preserve"> improvised from Ritchie (1981, Equation 4)</w:delText>
        </w:r>
      </w:del>
      <w:r w:rsidR="008657BC" w:rsidRPr="002C709A">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8657BC" w:rsidRPr="002C709A" w14:paraId="727A1E0A" w14:textId="77777777" w:rsidTr="00DD13CD">
        <w:tc>
          <w:tcPr>
            <w:tcW w:w="265" w:type="dxa"/>
          </w:tcPr>
          <w:p w14:paraId="513BE425" w14:textId="77777777" w:rsidR="008657BC" w:rsidRPr="002C709A" w:rsidRDefault="008657BC" w:rsidP="00DD13CD">
            <w:pPr>
              <w:spacing w:line="480" w:lineRule="auto"/>
              <w:rPr>
                <w:rFonts w:asciiTheme="minorEastAsia" w:hAnsiTheme="minorEastAsia" w:cs="Arial"/>
                <w:sz w:val="24"/>
                <w:szCs w:val="24"/>
              </w:rPr>
            </w:pPr>
          </w:p>
        </w:tc>
        <w:tc>
          <w:tcPr>
            <w:tcW w:w="8550" w:type="dxa"/>
          </w:tcPr>
          <w:p w14:paraId="01AC4F77" w14:textId="77777777" w:rsidR="008657BC" w:rsidRPr="00DA79B7" w:rsidRDefault="008657BC" w:rsidP="00DD13CD">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4A712A8C" w14:textId="77777777" w:rsidR="008657BC" w:rsidRPr="002C709A" w:rsidRDefault="008657BC" w:rsidP="00DD13CD">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(4)</w:t>
            </w:r>
          </w:p>
        </w:tc>
      </w:tr>
      <w:tr w:rsidR="008657BC" w:rsidRPr="002C709A" w14:paraId="195FE624" w14:textId="77777777" w:rsidTr="00DD13CD">
        <w:tc>
          <w:tcPr>
            <w:tcW w:w="265" w:type="dxa"/>
          </w:tcPr>
          <w:p w14:paraId="51DF6D07" w14:textId="77777777" w:rsidR="008657BC" w:rsidRPr="002C709A" w:rsidRDefault="008657BC" w:rsidP="00DD13CD">
            <w:pPr>
              <w:spacing w:line="480" w:lineRule="auto"/>
              <w:rPr>
                <w:rFonts w:asciiTheme="minorEastAsia" w:hAnsiTheme="minorEastAsia" w:cs="Arial"/>
                <w:sz w:val="24"/>
                <w:szCs w:val="24"/>
              </w:rPr>
            </w:pPr>
          </w:p>
        </w:tc>
        <w:tc>
          <w:tcPr>
            <w:tcW w:w="8550" w:type="dxa"/>
          </w:tcPr>
          <w:p w14:paraId="03668814" w14:textId="77777777" w:rsidR="008657BC" w:rsidRPr="002C709A" w:rsidRDefault="008657BC" w:rsidP="00DD13CD">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0F7F1546" w14:textId="77777777" w:rsidR="008657BC" w:rsidRPr="002C709A" w:rsidRDefault="008657BC" w:rsidP="00DD13CD">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(5)</w:t>
            </w:r>
          </w:p>
        </w:tc>
      </w:tr>
    </w:tbl>
    <w:p w14:paraId="0F0CA00A" w14:textId="77777777" w:rsidR="008657BC" w:rsidRPr="002C709A" w:rsidRDefault="008657BC" w:rsidP="008657BC">
      <w:pPr>
        <w:spacing w:after="0" w:line="480" w:lineRule="auto"/>
        <w:rPr>
          <w:rFonts w:asciiTheme="minorEastAsia" w:hAnsiTheme="minorEastAsia" w:cs="Arial"/>
          <w:sz w:val="24"/>
          <w:szCs w:val="24"/>
        </w:rPr>
      </w:pPr>
    </w:p>
    <w:p w14:paraId="72645282" w14:textId="4BB05748" w:rsidR="008657BC"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where wilting point represents the minimum soil moisture plants can endure and field capacity represents the maximum amount of water soil can hold</w:t>
      </w:r>
      <w:ins w:id="91" w:author="c m" w:date="2022-12-01T13:55:00Z">
        <w:r w:rsidR="009176B5">
          <w:rPr>
            <w:rFonts w:asciiTheme="minorEastAsia" w:hAnsiTheme="minorEastAsia" w:cs="Arial"/>
            <w:sz w:val="24"/>
            <w:szCs w:val="24"/>
          </w:rPr>
          <w:t xml:space="preserve"> (Ri</w:t>
        </w:r>
      </w:ins>
      <w:ins w:id="92" w:author="c m" w:date="2022-12-01T13:56:00Z">
        <w:r w:rsidR="009176B5">
          <w:rPr>
            <w:rFonts w:asciiTheme="minorEastAsia" w:hAnsiTheme="minorEastAsia" w:cs="Arial"/>
            <w:sz w:val="24"/>
            <w:szCs w:val="24"/>
          </w:rPr>
          <w:t xml:space="preserve">tchie </w:t>
        </w:r>
        <w:commentRangeStart w:id="93"/>
        <w:commentRangeStart w:id="94"/>
        <w:r w:rsidR="009176B5">
          <w:rPr>
            <w:rFonts w:asciiTheme="minorEastAsia" w:hAnsiTheme="minorEastAsia" w:cs="Arial"/>
            <w:sz w:val="24"/>
            <w:szCs w:val="24"/>
          </w:rPr>
          <w:t>1981</w:t>
        </w:r>
      </w:ins>
      <w:commentRangeEnd w:id="93"/>
      <w:ins w:id="95" w:author="c m" w:date="2022-12-01T13:57:00Z">
        <w:r w:rsidR="009176B5">
          <w:rPr>
            <w:rStyle w:val="CommentReference"/>
          </w:rPr>
          <w:commentReference w:id="93"/>
        </w:r>
      </w:ins>
      <w:commentRangeEnd w:id="94"/>
      <w:r w:rsidR="00BA6DBF">
        <w:rPr>
          <w:rStyle w:val="CommentReference"/>
        </w:rPr>
        <w:commentReference w:id="94"/>
      </w:r>
      <w:ins w:id="96" w:author="c m" w:date="2022-12-01T13:56:00Z">
        <w:r w:rsidR="009176B5">
          <w:rPr>
            <w:rFonts w:asciiTheme="minorEastAsia" w:hAnsiTheme="minorEastAsia" w:cs="Arial"/>
            <w:sz w:val="24"/>
            <w:szCs w:val="24"/>
          </w:rPr>
          <w:t>)</w:t>
        </w:r>
      </w:ins>
      <w:r w:rsidRPr="002C709A">
        <w:rPr>
          <w:rFonts w:asciiTheme="minorEastAsia" w:hAnsiTheme="minorEastAsia" w:cs="Arial"/>
          <w:sz w:val="24"/>
          <w:szCs w:val="24"/>
        </w:rPr>
        <w:t>. 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5).</w:t>
      </w:r>
    </w:p>
    <w:p w14:paraId="3D07A58C" w14:textId="14CA445F" w:rsidR="00BF0B26" w:rsidRPr="002C709A" w:rsidRDefault="00BF0B26" w:rsidP="008657BC">
      <w:pPr>
        <w:spacing w:after="0" w:line="480" w:lineRule="auto"/>
        <w:jc w:val="both"/>
        <w:rPr>
          <w:rFonts w:asciiTheme="minorEastAsia" w:hAnsiTheme="minorEastAsia" w:cs="Arial"/>
          <w:sz w:val="24"/>
          <w:szCs w:val="24"/>
        </w:rPr>
      </w:pPr>
      <w:r>
        <w:rPr>
          <w:rFonts w:asciiTheme="minorEastAsia" w:hAnsiTheme="minorEastAsia" w:cs="Arial"/>
          <w:sz w:val="24"/>
          <w:szCs w:val="24"/>
        </w:rPr>
        <w:lastRenderedPageBreak/>
        <w:tab/>
      </w:r>
      <w:r w:rsidRPr="002C709A">
        <w:rPr>
          <w:rFonts w:asciiTheme="minorEastAsia" w:hAnsiTheme="minorEastAsia" w:cs="Arial"/>
          <w:sz w:val="24"/>
          <w:szCs w:val="24"/>
        </w:rPr>
        <w:t xml:space="preserve">Additional weather parameters </w:t>
      </w:r>
      <w:r w:rsidR="001C2C06">
        <w:rPr>
          <w:rFonts w:asciiTheme="minorEastAsia" w:hAnsiTheme="minorEastAsia" w:cs="Arial"/>
          <w:sz w:val="24"/>
          <w:szCs w:val="24"/>
        </w:rPr>
        <w:t>including</w:t>
      </w:r>
      <w:r>
        <w:rPr>
          <w:rFonts w:asciiTheme="minorEastAsia" w:hAnsiTheme="minorEastAsia" w:cs="Arial"/>
          <w:sz w:val="24"/>
          <w:szCs w:val="24"/>
        </w:rPr>
        <w:t xml:space="preserve"> </w:t>
      </w:r>
      <w:proofErr w:type="gramStart"/>
      <w:r>
        <w:rPr>
          <w:rFonts w:asciiTheme="minorEastAsia" w:hAnsiTheme="minorEastAsia" w:cs="Arial"/>
          <w:sz w:val="24"/>
          <w:szCs w:val="24"/>
        </w:rPr>
        <w:t>VPD</w:t>
      </w:r>
      <w:proofErr w:type="gramEnd"/>
      <w:r>
        <w:rPr>
          <w:rFonts w:asciiTheme="minorEastAsia" w:hAnsiTheme="minorEastAsia" w:cs="Arial"/>
          <w:sz w:val="24"/>
          <w:szCs w:val="24"/>
        </w:rPr>
        <w:t xml:space="preserve"> </w:t>
      </w:r>
      <w:r w:rsidR="001C2C06">
        <w:rPr>
          <w:rFonts w:asciiTheme="minorEastAsia" w:hAnsiTheme="minorEastAsia" w:cs="Arial"/>
          <w:sz w:val="24"/>
          <w:szCs w:val="24"/>
        </w:rPr>
        <w:t xml:space="preserve">and PAR </w:t>
      </w:r>
      <w:r w:rsidRPr="002C709A">
        <w:rPr>
          <w:rFonts w:asciiTheme="minorEastAsia" w:hAnsiTheme="minorEastAsia" w:cs="Arial"/>
          <w:sz w:val="24"/>
          <w:szCs w:val="24"/>
        </w:rPr>
        <w:t>were obtained from on-site weather station that applied to all treatment plots.</w:t>
      </w:r>
    </w:p>
    <w:p w14:paraId="28C7F945" w14:textId="10022934" w:rsidR="008657BC" w:rsidRDefault="008657BC" w:rsidP="008657B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127891C9" w14:textId="59B7381A" w:rsidR="001C2C06" w:rsidRDefault="008657BC" w:rsidP="001C2C06">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and sapwood area were expressed on a per unit ground area</w:t>
      </w:r>
      <w:del w:id="97" w:author="c m" w:date="2022-12-01T13:57:00Z">
        <w:r w:rsidRPr="002C709A" w:rsidDel="009176B5">
          <w:rPr>
            <w:rFonts w:asciiTheme="minorEastAsia" w:hAnsiTheme="minorEastAsia" w:cs="Arial"/>
            <w:sz w:val="24"/>
            <w:szCs w:val="24"/>
          </w:rPr>
          <w:delText xml:space="preserve"> basis in statistical analysis</w:delText>
        </w:r>
      </w:del>
      <w:r w:rsidRPr="002C709A">
        <w:rPr>
          <w:rFonts w:asciiTheme="minorEastAsia" w:hAnsiTheme="minorEastAsia" w:cs="Arial"/>
          <w:sz w:val="24"/>
          <w:szCs w:val="24"/>
        </w:rPr>
        <w:t xml:space="preserve">. Analyses of variance (ANOVA) </w:t>
      </w:r>
      <w:del w:id="98" w:author="c m" w:date="2022-12-01T13:57:00Z">
        <w:r w:rsidRPr="002C709A" w:rsidDel="009176B5">
          <w:rPr>
            <w:rFonts w:asciiTheme="minorEastAsia" w:hAnsiTheme="minorEastAsia" w:cs="Arial"/>
            <w:sz w:val="24"/>
            <w:szCs w:val="24"/>
          </w:rPr>
          <w:delText>were performed</w:delText>
        </w:r>
      </w:del>
      <w:ins w:id="99" w:author="c m" w:date="2022-12-01T13:57:00Z">
        <w:r w:rsidR="009176B5">
          <w:rPr>
            <w:rFonts w:asciiTheme="minorEastAsia" w:hAnsiTheme="minorEastAsia" w:cs="Arial"/>
            <w:sz w:val="24"/>
            <w:szCs w:val="24"/>
          </w:rPr>
          <w:t xml:space="preserve">was </w:t>
        </w:r>
      </w:ins>
      <w:ins w:id="100" w:author="c m" w:date="2022-12-01T13:58:00Z">
        <w:r w:rsidR="009176B5">
          <w:rPr>
            <w:rFonts w:asciiTheme="minorEastAsia" w:hAnsiTheme="minorEastAsia" w:cs="Arial"/>
            <w:sz w:val="24"/>
            <w:szCs w:val="24"/>
          </w:rPr>
          <w:t>used</w:t>
        </w:r>
      </w:ins>
      <w:r w:rsidRPr="002C709A">
        <w:rPr>
          <w:rFonts w:asciiTheme="minorEastAsia" w:hAnsiTheme="minorEastAsia" w:cs="Arial"/>
          <w:sz w:val="24"/>
          <w:szCs w:val="24"/>
        </w:rPr>
        <w:t xml:space="preserve"> to assess the variation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different genotype and planting density. The ANOVA performed on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 pseudo-ANOVA where individual trees were treated as replicas, as the data was only available in Block 4. </w:t>
      </w:r>
      <w:r w:rsidR="001C2C06" w:rsidRPr="002C709A">
        <w:rPr>
          <w:rFonts w:asciiTheme="minorEastAsia" w:hAnsiTheme="minorEastAsia" w:cs="Arial"/>
          <w:sz w:val="24"/>
          <w:szCs w:val="24"/>
        </w:rPr>
        <w:t xml:space="preserve">The entire growing season data was broken down into weekly summaries as the environmental conditions shift during the season. Weekly average </w:t>
      </w:r>
      <w:proofErr w:type="spellStart"/>
      <w:r w:rsidR="001C2C06" w:rsidRPr="002C709A">
        <w:rPr>
          <w:rFonts w:asciiTheme="minorEastAsia" w:hAnsiTheme="minorEastAsia" w:cs="Arial"/>
          <w:sz w:val="24"/>
          <w:szCs w:val="24"/>
        </w:rPr>
        <w:t>sapflow</w:t>
      </w:r>
      <w:proofErr w:type="spellEnd"/>
      <w:r w:rsidR="001C2C06" w:rsidRPr="002C709A">
        <w:rPr>
          <w:rFonts w:asciiTheme="minorEastAsia" w:hAnsiTheme="minorEastAsia" w:cs="Arial"/>
          <w:sz w:val="24"/>
          <w:szCs w:val="24"/>
        </w:rPr>
        <w:t xml:space="preserve"> was plotted by density and treatment for observation.</w:t>
      </w:r>
      <w:r w:rsidR="001C2C06" w:rsidRPr="001C2C06">
        <w:rPr>
          <w:rFonts w:asciiTheme="minorEastAsia" w:hAnsiTheme="minorEastAsia" w:cs="Arial"/>
          <w:sz w:val="24"/>
          <w:szCs w:val="24"/>
        </w:rPr>
        <w:t xml:space="preserve"> </w:t>
      </w:r>
      <w:r w:rsidRPr="002C709A">
        <w:rPr>
          <w:rFonts w:asciiTheme="minorEastAsia" w:hAnsiTheme="minorEastAsia" w:cs="Arial"/>
          <w:sz w:val="24"/>
          <w:szCs w:val="24"/>
        </w:rPr>
        <w:t xml:space="preserve">Analyses of covariance (ANCOVA) were used to assess the </w:t>
      </w:r>
      <w:r>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t>
      </w:r>
      <w:r w:rsidR="00F72EC4">
        <w:rPr>
          <w:rFonts w:asciiTheme="minorEastAsia" w:hAnsiTheme="minorEastAsia" w:cs="Arial"/>
          <w:sz w:val="24"/>
          <w:szCs w:val="24"/>
        </w:rPr>
        <w:t>daily</w:t>
      </w:r>
      <w:r w:rsidRPr="002C709A">
        <w:rPr>
          <w:rFonts w:asciiTheme="minorEastAsia" w:hAnsiTheme="minorEastAsia" w:cs="Arial"/>
          <w:sz w:val="24"/>
          <w:szCs w:val="24"/>
        </w:rPr>
        <w:t xml:space="preserve">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r w:rsidR="00F72EC4">
        <w:rPr>
          <w:rFonts w:asciiTheme="minorEastAsia" w:hAnsiTheme="minorEastAsia" w:cs="Arial"/>
          <w:sz w:val="24"/>
          <w:szCs w:val="24"/>
        </w:rPr>
        <w:t xml:space="preserve">by week </w:t>
      </w:r>
      <w:r w:rsidRPr="002C709A">
        <w:rPr>
          <w:rFonts w:asciiTheme="minorEastAsia" w:hAnsiTheme="minorEastAsia" w:cs="Arial"/>
          <w:sz w:val="24"/>
          <w:szCs w:val="24"/>
        </w:rPr>
        <w:t>to VPD and REW among treatment groups, where VPD and REW were treated as continuous covariates.</w:t>
      </w:r>
      <w:r>
        <w:rPr>
          <w:rFonts w:asciiTheme="minorEastAsia" w:hAnsiTheme="minorEastAsia" w:cs="Arial"/>
          <w:sz w:val="24"/>
          <w:szCs w:val="24"/>
        </w:rPr>
        <w:t xml:space="preserve"> The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curves to VPD and REW</w:t>
      </w:r>
      <w:r w:rsidRPr="002C709A">
        <w:rPr>
          <w:rFonts w:asciiTheme="minorEastAsia" w:hAnsiTheme="minorEastAsia" w:cs="Arial"/>
          <w:sz w:val="24"/>
          <w:szCs w:val="24"/>
        </w:rPr>
        <w:t xml:space="preserve"> </w:t>
      </w:r>
      <w:r>
        <w:rPr>
          <w:rFonts w:asciiTheme="minorEastAsia" w:hAnsiTheme="minorEastAsia" w:cs="Arial"/>
          <w:sz w:val="24"/>
          <w:szCs w:val="24"/>
        </w:rPr>
        <w:t xml:space="preserve">were compared between treatments using ANOVA. </w:t>
      </w:r>
    </w:p>
    <w:p w14:paraId="1AB28564" w14:textId="46C96A98" w:rsidR="008657BC" w:rsidRPr="002C709A" w:rsidRDefault="008657BC" w:rsidP="001C2C06">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significance level of P&lt;0.05 was used to determine significant effects. Time (</w:t>
      </w:r>
      <w:r w:rsidR="001C2C06">
        <w:rPr>
          <w:rFonts w:asciiTheme="minorEastAsia" w:hAnsiTheme="minorEastAsia" w:cs="Arial"/>
          <w:sz w:val="24"/>
          <w:szCs w:val="24"/>
        </w:rPr>
        <w:t>DOY</w:t>
      </w:r>
      <w:r w:rsidRPr="002C709A">
        <w:rPr>
          <w:rFonts w:asciiTheme="minorEastAsia" w:hAnsiTheme="minorEastAsia" w:cs="Arial"/>
          <w:sz w:val="24"/>
          <w:szCs w:val="24"/>
        </w:rPr>
        <w:t xml:space="preserve"> or week) was considered an independent variable and block was considered a random effect in </w:t>
      </w:r>
      <w:r w:rsidR="00F72EC4">
        <w:rPr>
          <w:rFonts w:asciiTheme="minorEastAsia" w:hAnsiTheme="minorEastAsia" w:cs="Arial"/>
          <w:sz w:val="24"/>
          <w:szCs w:val="24"/>
        </w:rPr>
        <w:t xml:space="preserve">statistical </w:t>
      </w:r>
      <w:r w:rsidRPr="002C709A">
        <w:rPr>
          <w:rFonts w:asciiTheme="minorEastAsia" w:hAnsiTheme="minorEastAsia" w:cs="Arial"/>
          <w:sz w:val="24"/>
          <w:szCs w:val="24"/>
        </w:rPr>
        <w:t>models. All data analysis were performed in Microsoft Excel and RStudio (4.1.3).</w:t>
      </w:r>
    </w:p>
    <w:p w14:paraId="4DB3FF14" w14:textId="77777777" w:rsidR="008657BC" w:rsidRPr="002C709A" w:rsidRDefault="008657BC" w:rsidP="008657BC">
      <w:pPr>
        <w:spacing w:after="0" w:line="240" w:lineRule="auto"/>
        <w:ind w:firstLine="720"/>
        <w:jc w:val="both"/>
        <w:rPr>
          <w:rFonts w:asciiTheme="minorEastAsia" w:hAnsiTheme="minorEastAsia" w:cs="Arial"/>
          <w:sz w:val="24"/>
          <w:szCs w:val="24"/>
        </w:rPr>
      </w:pPr>
    </w:p>
    <w:p w14:paraId="566ED8BD" w14:textId="0C2E6A0F" w:rsidR="008657BC" w:rsidRPr="000C6911" w:rsidRDefault="008657BC" w:rsidP="000C6911">
      <w:pPr>
        <w:spacing w:after="0" w:line="480" w:lineRule="auto"/>
        <w:rPr>
          <w:rFonts w:asciiTheme="minorEastAsia" w:hAnsiTheme="minorEastAsia" w:cs="Arial"/>
          <w:b/>
          <w:bCs/>
          <w:sz w:val="32"/>
          <w:szCs w:val="32"/>
        </w:rPr>
      </w:pPr>
      <w:bookmarkStart w:id="101" w:name="_Hlk117650104"/>
      <w:r w:rsidRPr="002C709A">
        <w:rPr>
          <w:rFonts w:asciiTheme="minorEastAsia" w:hAnsiTheme="minorEastAsia" w:cs="Arial"/>
          <w:b/>
          <w:bCs/>
          <w:sz w:val="32"/>
          <w:szCs w:val="32"/>
        </w:rPr>
        <w:t>3 Results</w:t>
      </w:r>
      <w:bookmarkEnd w:id="101"/>
    </w:p>
    <w:p w14:paraId="757DAE33" w14:textId="42293C8F"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Pr="002C709A">
        <w:rPr>
          <w:rFonts w:asciiTheme="minorEastAsia" w:hAnsiTheme="minorEastAsia" w:cs="Arial"/>
          <w:b/>
          <w:bCs/>
          <w:sz w:val="28"/>
          <w:szCs w:val="28"/>
        </w:rPr>
        <w:t>3.</w:t>
      </w:r>
      <w:r w:rsidR="000C6911">
        <w:rPr>
          <w:rFonts w:asciiTheme="minorEastAsia" w:hAnsiTheme="minorEastAsia" w:cs="Arial"/>
          <w:b/>
          <w:bCs/>
          <w:sz w:val="28"/>
          <w:szCs w:val="28"/>
        </w:rPr>
        <w:t>1</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Sapflux</w:t>
      </w:r>
      <w:proofErr w:type="spellEnd"/>
      <w:r w:rsidRPr="002C709A">
        <w:rPr>
          <w:rFonts w:asciiTheme="minorEastAsia" w:hAnsiTheme="minorEastAsia" w:cs="Arial"/>
          <w:b/>
          <w:bCs/>
          <w:sz w:val="28"/>
          <w:szCs w:val="28"/>
        </w:rPr>
        <w:t xml:space="preserve"> </w:t>
      </w:r>
      <w:del w:id="102" w:author="c m" w:date="2022-12-01T15:18:00Z">
        <w:r w:rsidRPr="002C709A" w:rsidDel="00390CEE">
          <w:rPr>
            <w:rFonts w:asciiTheme="minorEastAsia" w:hAnsiTheme="minorEastAsia" w:cs="Arial"/>
            <w:b/>
            <w:bCs/>
            <w:sz w:val="28"/>
            <w:szCs w:val="28"/>
          </w:rPr>
          <w:delText>Probe Position</w:delText>
        </w:r>
      </w:del>
    </w:p>
    <w:p w14:paraId="7190D375" w14:textId="7D710F5E"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lastRenderedPageBreak/>
        <w:tab/>
      </w:r>
      <w:proofErr w:type="spellStart"/>
      <w:r w:rsidR="000C6911">
        <w:rPr>
          <w:rFonts w:asciiTheme="minorEastAsia" w:hAnsiTheme="minorEastAsia" w:cs="Arial"/>
          <w:sz w:val="24"/>
          <w:szCs w:val="24"/>
        </w:rPr>
        <w:t>Sapflux</w:t>
      </w:r>
      <w:proofErr w:type="spellEnd"/>
      <w:r w:rsidR="000C6911">
        <w:rPr>
          <w:rFonts w:asciiTheme="minorEastAsia" w:hAnsiTheme="minorEastAsia" w:cs="Arial"/>
          <w:sz w:val="24"/>
          <w:szCs w:val="24"/>
        </w:rPr>
        <w:t xml:space="preserve"> probe means were compared by orientation and</w:t>
      </w:r>
      <w:r w:rsidR="00245DD9">
        <w:rPr>
          <w:rFonts w:asciiTheme="minorEastAsia" w:hAnsiTheme="minorEastAsia" w:cs="Arial"/>
          <w:sz w:val="24"/>
          <w:szCs w:val="24"/>
        </w:rPr>
        <w:t xml:space="preserve"> by</w:t>
      </w:r>
      <w:r w:rsidR="000C6911">
        <w:rPr>
          <w:rFonts w:asciiTheme="minorEastAsia" w:hAnsiTheme="minorEastAsia" w:cs="Arial"/>
          <w:sz w:val="24"/>
          <w:szCs w:val="24"/>
        </w:rPr>
        <w:t xml:space="preserve"> depth using paired t-tests.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between north and south facing probes were not statistically different (P = 0.46) whereas those between inner and outer probes were significantly different (P&lt;0.001, </w:t>
      </w:r>
      <w:r w:rsidRPr="000C691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BF597F">
        <w:rPr>
          <w:rFonts w:asciiTheme="minorEastAsia" w:hAnsiTheme="minorEastAsia" w:cs="Arial"/>
          <w:sz w:val="24"/>
          <w:szCs w:val="24"/>
        </w:rPr>
        <w:t>1</w:t>
      </w:r>
      <w:r w:rsidRPr="002C709A">
        <w:rPr>
          <w:rFonts w:asciiTheme="minorEastAsia" w:hAnsiTheme="minorEastAsia" w:cs="Arial"/>
          <w:sz w:val="24"/>
          <w:szCs w:val="24"/>
        </w:rPr>
        <w:t>). As mentioned in Method</w:t>
      </w:r>
      <w:r>
        <w:rPr>
          <w:rFonts w:asciiTheme="minorEastAsia" w:hAnsiTheme="minorEastAsia" w:cs="Arial"/>
          <w:sz w:val="24"/>
          <w:szCs w:val="24"/>
        </w:rPr>
        <w:t>s</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averaged across probe orientation and innermost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calculated as ½ </w:t>
      </w:r>
      <w:r w:rsidR="00F72EC4">
        <w:rPr>
          <w:rFonts w:asciiTheme="minorEastAsia" w:hAnsiTheme="minorEastAsia" w:cs="Arial"/>
          <w:sz w:val="24"/>
          <w:szCs w:val="24"/>
        </w:rPr>
        <w:t>deep</w:t>
      </w:r>
      <w:r w:rsidRPr="002C709A">
        <w:rPr>
          <w:rFonts w:asciiTheme="minorEastAsia" w:hAnsiTheme="minorEastAsia" w:cs="Arial"/>
          <w:sz w:val="24"/>
          <w:szCs w:val="24"/>
        </w:rPr>
        <w:t xml:space="preserve"> probe readings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calculation.</w:t>
      </w:r>
    </w:p>
    <w:p w14:paraId="5C0D364C" w14:textId="77777777" w:rsidR="008657BC" w:rsidRPr="002C709A" w:rsidRDefault="008657BC" w:rsidP="008657BC">
      <w:pPr>
        <w:spacing w:after="0" w:line="240" w:lineRule="auto"/>
        <w:rPr>
          <w:rFonts w:asciiTheme="minorEastAsia" w:hAnsiTheme="minorEastAsia" w:cs="Arial"/>
          <w:sz w:val="24"/>
          <w:szCs w:val="24"/>
        </w:rPr>
      </w:pPr>
    </w:p>
    <w:p w14:paraId="01E8F920" w14:textId="40FD9A1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BF597F">
        <w:rPr>
          <w:rFonts w:asciiTheme="minorEastAsia" w:hAnsiTheme="minorEastAsia" w:cs="Arial"/>
          <w:b/>
          <w:bCs/>
          <w:sz w:val="24"/>
          <w:szCs w:val="24"/>
        </w:rPr>
        <w:t>1</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p>
    <w:p w14:paraId="61A9E93C"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noProof/>
        </w:rPr>
        <w:drawing>
          <wp:inline distT="0" distB="0" distL="0" distR="0" wp14:anchorId="0B48C4D7" wp14:editId="01B41518">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4E658DDF" w14:textId="77777777" w:rsidR="008657BC" w:rsidRPr="002C709A" w:rsidRDefault="008657BC" w:rsidP="008657BC">
      <w:pPr>
        <w:spacing w:after="0" w:line="240" w:lineRule="auto"/>
        <w:jc w:val="center"/>
        <w:rPr>
          <w:rFonts w:asciiTheme="minorEastAsia" w:hAnsiTheme="minorEastAsia" w:cs="Arial"/>
          <w:sz w:val="24"/>
          <w:szCs w:val="24"/>
        </w:rPr>
      </w:pPr>
    </w:p>
    <w:p w14:paraId="29008425" w14:textId="693C41DD" w:rsidR="008657BC" w:rsidRPr="002C709A" w:rsidRDefault="008657BC" w:rsidP="008657BC">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w:t>
      </w:r>
      <w:r w:rsidRPr="000C6911">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245DD9">
        <w:rPr>
          <w:rFonts w:asciiTheme="minorEastAsia" w:hAnsiTheme="minorEastAsia" w:cs="Arial"/>
          <w:sz w:val="24"/>
          <w:szCs w:val="24"/>
        </w:rPr>
        <w:t>1</w:t>
      </w:r>
      <w:r w:rsidRPr="002C709A">
        <w:rPr>
          <w:rFonts w:asciiTheme="minorEastAsia" w:hAnsiTheme="minorEastAsia" w:cs="Arial"/>
          <w:sz w:val="24"/>
          <w:szCs w:val="24"/>
        </w:rPr>
        <w:t>, while both inner and outer probes approached similar lower values across treatments</w:t>
      </w:r>
      <w:r w:rsidR="00245DD9">
        <w:rPr>
          <w:rFonts w:asciiTheme="minorEastAsia" w:hAnsiTheme="minorEastAsia" w:cs="Arial"/>
          <w:sz w:val="24"/>
          <w:szCs w:val="24"/>
        </w:rPr>
        <w:t xml:space="preserve"> on dryer days</w:t>
      </w:r>
      <w:r w:rsidRPr="002C709A">
        <w:rPr>
          <w:rFonts w:asciiTheme="minorEastAsia" w:hAnsiTheme="minorEastAsia" w:cs="Arial"/>
          <w:sz w:val="24"/>
          <w:szCs w:val="24"/>
        </w:rPr>
        <w:t>, the pattern of inner and outer probes was drastically different between treatments. Genotype A and B showed greater inner-outer probe difference wh</w:t>
      </w:r>
      <w:ins w:id="103" w:author="c m" w:date="2022-12-01T15:13:00Z">
        <w:r w:rsidR="00390CEE">
          <w:rPr>
            <w:rFonts w:asciiTheme="minorEastAsia" w:hAnsiTheme="minorEastAsia" w:cs="Arial"/>
            <w:sz w:val="24"/>
            <w:szCs w:val="24"/>
          </w:rPr>
          <w:t>en</w:t>
        </w:r>
      </w:ins>
      <w:del w:id="104" w:author="c m" w:date="2022-12-01T15:13:00Z">
        <w:r w:rsidRPr="002C709A" w:rsidDel="00390CEE">
          <w:rPr>
            <w:rFonts w:asciiTheme="minorEastAsia" w:hAnsiTheme="minorEastAsia" w:cs="Arial"/>
            <w:sz w:val="24"/>
            <w:szCs w:val="24"/>
          </w:rPr>
          <w:delText>ile</w:delText>
        </w:r>
      </w:del>
      <w:r w:rsidRPr="002C709A">
        <w:rPr>
          <w:rFonts w:asciiTheme="minorEastAsia" w:hAnsiTheme="minorEastAsia" w:cs="Arial"/>
          <w:sz w:val="24"/>
          <w:szCs w:val="24"/>
        </w:rPr>
        <w:t xml:space="preserve"> planted in low density, while genotype C and O showed greater inner-outer probe difference when planted in high density. Genotype C exhibited the least variation between high and low planting densities comparing to other genotypes. </w:t>
      </w:r>
    </w:p>
    <w:p w14:paraId="13DA5B02" w14:textId="77777777" w:rsidR="008657BC" w:rsidRPr="002C709A" w:rsidRDefault="008657BC" w:rsidP="008657BC">
      <w:pPr>
        <w:spacing w:after="0" w:line="480" w:lineRule="auto"/>
        <w:rPr>
          <w:rFonts w:asciiTheme="minorEastAsia" w:hAnsiTheme="minorEastAsia" w:cs="Arial"/>
          <w:b/>
          <w:bCs/>
          <w:sz w:val="28"/>
          <w:szCs w:val="28"/>
        </w:rPr>
      </w:pPr>
      <w:r w:rsidRPr="002C709A">
        <w:rPr>
          <w:noProof/>
        </w:rPr>
        <w:lastRenderedPageBreak/>
        <w:drawing>
          <wp:inline distT="0" distB="0" distL="0" distR="0" wp14:anchorId="7499FAE7" wp14:editId="523B712C">
            <wp:extent cx="5878195" cy="8229600"/>
            <wp:effectExtent l="0" t="0" r="8255"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p w14:paraId="3AE20DDB" w14:textId="502061E7" w:rsidR="008657BC" w:rsidRDefault="008657BC" w:rsidP="00F92726">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245DD9">
        <w:rPr>
          <w:rFonts w:asciiTheme="minorEastAsia" w:hAnsiTheme="minorEastAsia" w:cs="Arial"/>
          <w:b/>
          <w:bCs/>
          <w:sz w:val="24"/>
          <w:szCs w:val="24"/>
        </w:rPr>
        <w:t>1</w:t>
      </w:r>
      <w:r w:rsidRPr="002C709A">
        <w:rPr>
          <w:rFonts w:asciiTheme="minorEastAsia" w:hAnsiTheme="minorEastAsia" w:cs="Arial"/>
          <w:sz w:val="24"/>
          <w:szCs w:val="24"/>
        </w:rPr>
        <w:t xml:space="preserve">. </w:t>
      </w:r>
      <w:ins w:id="105" w:author="c m" w:date="2022-12-01T15:17:00Z">
        <w:r w:rsidR="00390CEE">
          <w:rPr>
            <w:rFonts w:asciiTheme="minorEastAsia" w:hAnsiTheme="minorEastAsia" w:cs="Arial"/>
            <w:sz w:val="24"/>
            <w:szCs w:val="24"/>
          </w:rPr>
          <w:t xml:space="preserve">Seasonal </w:t>
        </w:r>
        <w:proofErr w:type="spellStart"/>
        <w:r w:rsidR="00390CEE">
          <w:rPr>
            <w:rFonts w:asciiTheme="minorEastAsia" w:hAnsiTheme="minorEastAsia" w:cs="Arial"/>
            <w:sz w:val="24"/>
            <w:szCs w:val="24"/>
          </w:rPr>
          <w:t>sapflux</w:t>
        </w:r>
        <w:proofErr w:type="spellEnd"/>
        <w:r w:rsidR="00390CEE">
          <w:rPr>
            <w:rFonts w:asciiTheme="minorEastAsia" w:hAnsiTheme="minorEastAsia" w:cs="Arial"/>
            <w:sz w:val="24"/>
            <w:szCs w:val="24"/>
          </w:rPr>
          <w:t xml:space="preserve"> for i</w:t>
        </w:r>
      </w:ins>
      <w:del w:id="106" w:author="c m" w:date="2022-12-01T15:17:00Z">
        <w:r w:rsidRPr="002C709A" w:rsidDel="00390CEE">
          <w:rPr>
            <w:rFonts w:asciiTheme="minorEastAsia" w:hAnsiTheme="minorEastAsia" w:cs="Arial"/>
            <w:sz w:val="24"/>
            <w:szCs w:val="24"/>
          </w:rPr>
          <w:delText>I</w:delText>
        </w:r>
      </w:del>
      <w:r w:rsidRPr="002C709A">
        <w:rPr>
          <w:rFonts w:asciiTheme="minorEastAsia" w:hAnsiTheme="minorEastAsia" w:cs="Arial"/>
          <w:sz w:val="24"/>
          <w:szCs w:val="24"/>
        </w:rPr>
        <w:t>nner and outer probe</w:t>
      </w:r>
      <w:ins w:id="107" w:author="c m" w:date="2022-12-01T15:17:00Z">
        <w:r w:rsidR="00390CEE">
          <w:rPr>
            <w:rFonts w:asciiTheme="minorEastAsia" w:hAnsiTheme="minorEastAsia" w:cs="Arial"/>
            <w:sz w:val="24"/>
            <w:szCs w:val="24"/>
          </w:rPr>
          <w:t>s</w:t>
        </w:r>
      </w:ins>
      <w:r w:rsidRPr="002C709A">
        <w:rPr>
          <w:rFonts w:asciiTheme="minorEastAsia" w:hAnsiTheme="minorEastAsia" w:cs="Arial"/>
          <w:sz w:val="24"/>
          <w:szCs w:val="24"/>
        </w:rPr>
        <w:t xml:space="preserve"> </w:t>
      </w:r>
      <w:del w:id="108" w:author="c m" w:date="2022-12-01T15:17:00Z">
        <w:r w:rsidRPr="002C709A" w:rsidDel="00390CEE">
          <w:rPr>
            <w:rFonts w:asciiTheme="minorEastAsia" w:hAnsiTheme="minorEastAsia" w:cs="Arial"/>
            <w:sz w:val="24"/>
            <w:szCs w:val="24"/>
          </w:rPr>
          <w:delText xml:space="preserve">sapflux </w:delText>
        </w:r>
      </w:del>
      <w:r w:rsidRPr="002C709A">
        <w:rPr>
          <w:rFonts w:asciiTheme="minorEastAsia" w:hAnsiTheme="minorEastAsia" w:cs="Arial"/>
          <w:sz w:val="24"/>
          <w:szCs w:val="24"/>
        </w:rPr>
        <w:t>within each treatment (Block 4 only; I = inner</w:t>
      </w:r>
      <w:r w:rsidR="00F72EC4">
        <w:rPr>
          <w:rFonts w:asciiTheme="minorEastAsia" w:hAnsiTheme="minorEastAsia" w:cs="Arial"/>
          <w:sz w:val="24"/>
          <w:szCs w:val="24"/>
        </w:rPr>
        <w:t xml:space="preserve"> probe</w:t>
      </w:r>
      <w:r w:rsidRPr="002C709A">
        <w:rPr>
          <w:rFonts w:asciiTheme="minorEastAsia" w:hAnsiTheme="minorEastAsia" w:cs="Arial"/>
          <w:sz w:val="24"/>
          <w:szCs w:val="24"/>
        </w:rPr>
        <w:t>, O = outer</w:t>
      </w:r>
      <w:r w:rsidR="00F72EC4">
        <w:rPr>
          <w:rFonts w:asciiTheme="minorEastAsia" w:hAnsiTheme="minorEastAsia" w:cs="Arial"/>
          <w:sz w:val="24"/>
          <w:szCs w:val="24"/>
        </w:rPr>
        <w:t xml:space="preserve"> probe</w:t>
      </w:r>
      <w:r w:rsidRPr="002C709A">
        <w:rPr>
          <w:rFonts w:asciiTheme="minorEastAsia" w:hAnsiTheme="minorEastAsia" w:cs="Arial"/>
          <w:sz w:val="24"/>
          <w:szCs w:val="24"/>
        </w:rPr>
        <w:t>)</w:t>
      </w:r>
    </w:p>
    <w:p w14:paraId="43F07B84" w14:textId="77777777" w:rsidR="00F72EC4" w:rsidRPr="002C709A" w:rsidRDefault="00F72EC4" w:rsidP="00F72EC4">
      <w:pPr>
        <w:spacing w:after="0" w:line="240" w:lineRule="auto"/>
        <w:jc w:val="both"/>
        <w:rPr>
          <w:rFonts w:asciiTheme="minorEastAsia" w:hAnsiTheme="minorEastAsia" w:cs="Arial"/>
          <w:sz w:val="24"/>
          <w:szCs w:val="24"/>
        </w:rPr>
      </w:pPr>
    </w:p>
    <w:p w14:paraId="0D3A51E5" w14:textId="39DE967E" w:rsidR="008657BC" w:rsidRDefault="008657BC" w:rsidP="00F92726">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r>
      <w:commentRangeStart w:id="109"/>
      <w:r w:rsidRPr="002C709A">
        <w:rPr>
          <w:rFonts w:asciiTheme="minorEastAsia" w:hAnsiTheme="minorEastAsia" w:cs="Arial"/>
          <w:sz w:val="24"/>
          <w:szCs w:val="24"/>
        </w:rPr>
        <w:t xml:space="preserve">The ANOVA for </w:t>
      </w:r>
      <w:proofErr w:type="spellStart"/>
      <w:r w:rsidRPr="002C709A">
        <w:rPr>
          <w:rFonts w:asciiTheme="minorEastAsia" w:hAnsiTheme="minorEastAsia" w:cs="Arial"/>
          <w:sz w:val="24"/>
          <w:szCs w:val="24"/>
        </w:rPr>
        <w:t>sapflux</w:t>
      </w:r>
      <w:commentRangeEnd w:id="109"/>
      <w:proofErr w:type="spellEnd"/>
      <w:r w:rsidR="003449A7">
        <w:rPr>
          <w:rStyle w:val="CommentReference"/>
        </w:rPr>
        <w:commentReference w:id="109"/>
      </w:r>
      <w:r w:rsidRPr="002C709A">
        <w:rPr>
          <w:rFonts w:asciiTheme="minorEastAsia" w:hAnsiTheme="minorEastAsia" w:cs="Arial"/>
          <w:sz w:val="24"/>
          <w:szCs w:val="24"/>
        </w:rPr>
        <w:t xml:space="preserve"> returned significant P values for density, genotype, DOY, and </w:t>
      </w:r>
      <w:del w:id="110" w:author="c m" w:date="2022-12-01T15:19:00Z">
        <w:r w:rsidRPr="002C709A" w:rsidDel="00390CEE">
          <w:rPr>
            <w:rFonts w:asciiTheme="minorEastAsia" w:hAnsiTheme="minorEastAsia" w:cs="Arial"/>
            <w:sz w:val="24"/>
            <w:szCs w:val="24"/>
          </w:rPr>
          <w:delText>the int</w:delText>
        </w:r>
      </w:del>
      <w:del w:id="111" w:author="c m" w:date="2022-12-01T15:18:00Z">
        <w:r w:rsidRPr="002C709A" w:rsidDel="00390CEE">
          <w:rPr>
            <w:rFonts w:asciiTheme="minorEastAsia" w:hAnsiTheme="minorEastAsia" w:cs="Arial"/>
            <w:sz w:val="24"/>
            <w:szCs w:val="24"/>
          </w:rPr>
          <w:delText xml:space="preserve">eractions between </w:delText>
        </w:r>
      </w:del>
      <w:r w:rsidRPr="002C709A">
        <w:rPr>
          <w:rFonts w:asciiTheme="minorEastAsia" w:hAnsiTheme="minorEastAsia" w:cs="Arial"/>
          <w:sz w:val="24"/>
          <w:szCs w:val="24"/>
        </w:rPr>
        <w:t xml:space="preserve">density and genotype </w:t>
      </w:r>
      <w:ins w:id="112" w:author="c m" w:date="2022-12-01T15:19:00Z">
        <w:r w:rsidR="00390CEE">
          <w:rPr>
            <w:rFonts w:asciiTheme="minorEastAsia" w:hAnsiTheme="minorEastAsia" w:cs="Arial"/>
            <w:sz w:val="24"/>
            <w:szCs w:val="24"/>
          </w:rPr>
          <w:t xml:space="preserve">interaction </w:t>
        </w:r>
      </w:ins>
      <w:r w:rsidRPr="002C709A">
        <w:rPr>
          <w:rFonts w:asciiTheme="minorEastAsia" w:hAnsiTheme="minorEastAsia" w:cs="Arial"/>
          <w:sz w:val="24"/>
          <w:szCs w:val="24"/>
        </w:rPr>
        <w:t>(</w:t>
      </w:r>
      <w:r w:rsidRPr="004638D7">
        <w:rPr>
          <w:rFonts w:asciiTheme="minorEastAsia" w:hAnsiTheme="minorEastAsia" w:cs="Arial"/>
          <w:sz w:val="24"/>
          <w:szCs w:val="24"/>
          <w:highlight w:val="yellow"/>
        </w:rPr>
        <w:t>Table</w:t>
      </w:r>
      <w:r w:rsidR="00245DD9">
        <w:rPr>
          <w:rFonts w:asciiTheme="minorEastAsia" w:hAnsiTheme="minorEastAsia" w:cs="Arial"/>
          <w:sz w:val="24"/>
          <w:szCs w:val="24"/>
        </w:rPr>
        <w:t xml:space="preserve"> 2)</w:t>
      </w:r>
      <w:r w:rsidRPr="002C709A">
        <w:rPr>
          <w:rFonts w:asciiTheme="minorEastAsia" w:hAnsiTheme="minorEastAsia" w:cs="Arial"/>
          <w:sz w:val="24"/>
          <w:szCs w:val="24"/>
        </w:rPr>
        <w:t xml:space="preserve">. </w:t>
      </w:r>
      <w:r>
        <w:rPr>
          <w:rFonts w:asciiTheme="minorEastAsia" w:hAnsiTheme="minorEastAsia" w:cs="Arial"/>
          <w:sz w:val="24"/>
          <w:szCs w:val="24"/>
        </w:rPr>
        <w:t xml:space="preserve">Low density planting resulted in an average of 633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Pr>
          <w:rFonts w:asciiTheme="minorEastAsia" w:hAnsiTheme="minorEastAsia" w:cs="Arial"/>
          <w:sz w:val="24"/>
          <w:szCs w:val="24"/>
        </w:rPr>
        <w:t xml:space="preserve"> increase in sapflux. </w:t>
      </w:r>
      <w:r w:rsidRPr="002C709A">
        <w:rPr>
          <w:rFonts w:asciiTheme="minorEastAsia" w:hAnsiTheme="minorEastAsia" w:cs="Arial"/>
          <w:sz w:val="24"/>
          <w:szCs w:val="24"/>
        </w:rPr>
        <w:t xml:space="preserve">In pair-wise comparison, </w:t>
      </w:r>
      <w:commentRangeStart w:id="113"/>
      <w:proofErr w:type="spellStart"/>
      <w:ins w:id="114" w:author="Sari Palmroth" w:date="2022-11-30T12:17:00Z">
        <w:r w:rsidR="005B451F">
          <w:rPr>
            <w:rFonts w:asciiTheme="minorEastAsia" w:hAnsiTheme="minorEastAsia" w:cs="Arial"/>
            <w:sz w:val="24"/>
            <w:szCs w:val="24"/>
          </w:rPr>
          <w:t>sapflux</w:t>
        </w:r>
        <w:proofErr w:type="spellEnd"/>
        <w:r w:rsidR="005B451F">
          <w:rPr>
            <w:rFonts w:asciiTheme="minorEastAsia" w:hAnsiTheme="minorEastAsia" w:cs="Arial"/>
            <w:sz w:val="24"/>
            <w:szCs w:val="24"/>
          </w:rPr>
          <w:t xml:space="preserve"> estimates for </w:t>
        </w:r>
      </w:ins>
      <w:commentRangeEnd w:id="113"/>
      <w:ins w:id="115" w:author="Sari Palmroth" w:date="2022-11-30T12:39:00Z">
        <w:r w:rsidR="005F05F9">
          <w:rPr>
            <w:rStyle w:val="CommentReference"/>
          </w:rPr>
          <w:commentReference w:id="113"/>
        </w:r>
      </w:ins>
      <w:r w:rsidRPr="002C709A">
        <w:rPr>
          <w:rFonts w:asciiTheme="minorEastAsia" w:hAnsiTheme="minorEastAsia" w:cs="Arial"/>
          <w:sz w:val="24"/>
          <w:szCs w:val="24"/>
        </w:rPr>
        <w:t>all densities and genotypes were statistically different except for low density planted genotype B and O</w:t>
      </w:r>
      <w:r>
        <w:rPr>
          <w:rFonts w:asciiTheme="minorEastAsia" w:hAnsiTheme="minorEastAsia" w:cs="Arial"/>
          <w:sz w:val="24"/>
          <w:szCs w:val="24"/>
        </w:rPr>
        <w:t xml:space="preserve"> (Appendix Table 1)</w:t>
      </w:r>
      <w:r w:rsidRPr="002C709A">
        <w:rPr>
          <w:rFonts w:asciiTheme="minorEastAsia" w:hAnsiTheme="minorEastAsia" w:cs="Arial"/>
          <w:sz w:val="24"/>
          <w:szCs w:val="24"/>
        </w:rPr>
        <w:t>.</w:t>
      </w:r>
      <w:r w:rsidR="00CA2A7C" w:rsidRPr="00CA2A7C">
        <w:rPr>
          <w:rFonts w:asciiTheme="minorEastAsia" w:hAnsiTheme="minorEastAsia" w:cs="Arial"/>
          <w:sz w:val="24"/>
          <w:szCs w:val="24"/>
        </w:rPr>
        <w:t xml:space="preserve"> </w:t>
      </w:r>
      <w:r w:rsidR="00CA2A7C">
        <w:rPr>
          <w:rFonts w:asciiTheme="minorEastAsia" w:hAnsiTheme="minorEastAsia" w:cs="Arial"/>
          <w:sz w:val="24"/>
          <w:szCs w:val="24"/>
        </w:rPr>
        <w:t>R</w:t>
      </w:r>
      <w:r w:rsidR="00CA2A7C" w:rsidRPr="002C709A">
        <w:rPr>
          <w:rFonts w:asciiTheme="minorEastAsia" w:hAnsiTheme="minorEastAsia" w:cs="Arial"/>
          <w:sz w:val="24"/>
          <w:szCs w:val="24"/>
        </w:rPr>
        <w:t xml:space="preserve">anking was consistent with genotypes where </w:t>
      </w:r>
      <w:r w:rsidR="00CA2A7C">
        <w:rPr>
          <w:rFonts w:asciiTheme="minorEastAsia" w:hAnsiTheme="minorEastAsia" w:cs="Arial"/>
          <w:sz w:val="24"/>
          <w:szCs w:val="24"/>
        </w:rPr>
        <w:t xml:space="preserve">genotype </w:t>
      </w:r>
      <w:r w:rsidR="00CA2A7C" w:rsidRPr="002C709A">
        <w:rPr>
          <w:rFonts w:asciiTheme="minorEastAsia" w:hAnsiTheme="minorEastAsia" w:cs="Arial"/>
          <w:sz w:val="24"/>
          <w:szCs w:val="24"/>
        </w:rPr>
        <w:t xml:space="preserve">O </w:t>
      </w:r>
      <w:r w:rsidR="00CA2A7C">
        <w:rPr>
          <w:rFonts w:asciiTheme="minorEastAsia" w:hAnsiTheme="minorEastAsia" w:cs="Arial"/>
          <w:sz w:val="24"/>
          <w:szCs w:val="24"/>
        </w:rPr>
        <w:t xml:space="preserve">had the highest </w:t>
      </w:r>
      <w:proofErr w:type="spellStart"/>
      <w:r w:rsidR="00CA2A7C">
        <w:rPr>
          <w:rFonts w:asciiTheme="minorEastAsia" w:hAnsiTheme="minorEastAsia" w:cs="Arial"/>
          <w:sz w:val="24"/>
          <w:szCs w:val="24"/>
        </w:rPr>
        <w:t>sapflux</w:t>
      </w:r>
      <w:proofErr w:type="spellEnd"/>
      <w:r w:rsidR="00CA2A7C">
        <w:rPr>
          <w:rFonts w:asciiTheme="minorEastAsia" w:hAnsiTheme="minorEastAsia" w:cs="Arial"/>
          <w:sz w:val="24"/>
          <w:szCs w:val="24"/>
        </w:rPr>
        <w:t xml:space="preserve"> </w:t>
      </w:r>
      <w:r w:rsidR="00CA2A7C" w:rsidRPr="002C709A">
        <w:rPr>
          <w:rFonts w:asciiTheme="minorEastAsia" w:hAnsiTheme="minorEastAsia" w:cs="Arial"/>
          <w:sz w:val="24"/>
          <w:szCs w:val="24"/>
        </w:rPr>
        <w:t>followed by genotype</w:t>
      </w:r>
      <w:r w:rsidR="00CA2A7C">
        <w:rPr>
          <w:rFonts w:asciiTheme="minorEastAsia" w:hAnsiTheme="minorEastAsia" w:cs="Arial"/>
          <w:sz w:val="24"/>
          <w:szCs w:val="24"/>
        </w:rPr>
        <w:t>s</w:t>
      </w:r>
      <w:r w:rsidR="00CA2A7C" w:rsidRPr="002C709A">
        <w:rPr>
          <w:rFonts w:asciiTheme="minorEastAsia" w:hAnsiTheme="minorEastAsia" w:cs="Arial"/>
          <w:sz w:val="24"/>
          <w:szCs w:val="24"/>
        </w:rPr>
        <w:t xml:space="preserve"> B, A, C across densities</w:t>
      </w:r>
      <w:r w:rsidR="00CA2A7C">
        <w:rPr>
          <w:rFonts w:asciiTheme="minorEastAsia" w:hAnsiTheme="minorEastAsia" w:cs="Arial"/>
          <w:sz w:val="24"/>
          <w:szCs w:val="24"/>
        </w:rPr>
        <w:t xml:space="preserve"> </w:t>
      </w:r>
      <w:r w:rsidR="00CA2A7C" w:rsidRPr="002C709A">
        <w:rPr>
          <w:rFonts w:asciiTheme="minorEastAsia" w:hAnsiTheme="minorEastAsia" w:cs="Arial"/>
          <w:sz w:val="24"/>
          <w:szCs w:val="24"/>
        </w:rPr>
        <w:t>(</w:t>
      </w:r>
      <w:r w:rsidR="00CA2A7C" w:rsidRPr="00CA2A7C">
        <w:rPr>
          <w:rFonts w:asciiTheme="minorEastAsia" w:hAnsiTheme="minorEastAsia" w:cs="Arial"/>
          <w:sz w:val="24"/>
          <w:szCs w:val="24"/>
          <w:highlight w:val="yellow"/>
        </w:rPr>
        <w:t>Figure</w:t>
      </w:r>
      <w:r w:rsidR="00CA2A7C" w:rsidRPr="002C709A">
        <w:rPr>
          <w:rFonts w:asciiTheme="minorEastAsia" w:hAnsiTheme="minorEastAsia" w:cs="Arial"/>
          <w:sz w:val="24"/>
          <w:szCs w:val="24"/>
        </w:rPr>
        <w:t xml:space="preserve"> </w:t>
      </w:r>
      <w:r w:rsidR="00CA2A7C">
        <w:rPr>
          <w:rFonts w:asciiTheme="minorEastAsia" w:hAnsiTheme="minorEastAsia" w:cs="Arial"/>
          <w:sz w:val="24"/>
          <w:szCs w:val="24"/>
        </w:rPr>
        <w:t>2</w:t>
      </w:r>
      <w:r w:rsidR="00CA2A7C" w:rsidRPr="002C709A">
        <w:rPr>
          <w:rFonts w:asciiTheme="minorEastAsia" w:hAnsiTheme="minorEastAsia" w:cs="Arial"/>
          <w:sz w:val="24"/>
          <w:szCs w:val="24"/>
        </w:rPr>
        <w:t>).</w:t>
      </w:r>
    </w:p>
    <w:p w14:paraId="5C98E260" w14:textId="77777777" w:rsidR="004C3A8E" w:rsidRDefault="004C3A8E" w:rsidP="0021446B">
      <w:pPr>
        <w:spacing w:after="0" w:line="240" w:lineRule="auto"/>
        <w:jc w:val="both"/>
        <w:rPr>
          <w:rFonts w:asciiTheme="minorEastAsia" w:hAnsiTheme="minorEastAsia" w:cs="Arial"/>
          <w:sz w:val="24"/>
          <w:szCs w:val="24"/>
        </w:rPr>
      </w:pPr>
    </w:p>
    <w:p w14:paraId="6DB6901B" w14:textId="7D6F75D6" w:rsidR="00245DD9" w:rsidRPr="002C709A" w:rsidRDefault="00245DD9" w:rsidP="00245DD9">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2</w:t>
      </w:r>
      <w:r w:rsidRPr="002C709A">
        <w:rPr>
          <w:rFonts w:asciiTheme="minorEastAsia" w:hAnsiTheme="minorEastAsia" w:cs="Arial"/>
          <w:sz w:val="24"/>
          <w:szCs w:val="24"/>
        </w:rPr>
        <w:t xml:space="preserve">. </w:t>
      </w:r>
      <w:r>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DOY, and their interactions on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total sapwood area, </w:t>
      </w:r>
      <w:commentRangeStart w:id="116"/>
      <w:r w:rsidRPr="002C709A">
        <w:rPr>
          <w:rFonts w:asciiTheme="minorEastAsia" w:hAnsiTheme="minorEastAsia" w:cs="Arial"/>
          <w:sz w:val="24"/>
          <w:szCs w:val="24"/>
        </w:rPr>
        <w:t>and sapwood area increment</w:t>
      </w:r>
      <w:commentRangeEnd w:id="116"/>
      <w:r w:rsidR="00A44049">
        <w:rPr>
          <w:rStyle w:val="CommentReference"/>
        </w:rPr>
        <w:commentReference w:id="116"/>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ANOVA was performed within block 4.</w:t>
      </w:r>
    </w:p>
    <w:p w14:paraId="0FC34370" w14:textId="7D3B115B" w:rsidR="00245DD9" w:rsidRDefault="00245DD9" w:rsidP="00245DD9">
      <w:pPr>
        <w:spacing w:after="0" w:line="480" w:lineRule="auto"/>
        <w:jc w:val="both"/>
        <w:rPr>
          <w:rFonts w:asciiTheme="minorEastAsia" w:hAnsiTheme="minorEastAsia" w:cs="Arial"/>
          <w:sz w:val="24"/>
          <w:szCs w:val="24"/>
        </w:rPr>
      </w:pPr>
      <w:r w:rsidRPr="002C709A">
        <w:rPr>
          <w:noProof/>
        </w:rPr>
        <w:drawing>
          <wp:inline distT="0" distB="0" distL="0" distR="0" wp14:anchorId="50FEDB41" wp14:editId="5C2E35F6">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04931B4C" w14:textId="77777777" w:rsidR="00CA2A7C" w:rsidRPr="002C709A" w:rsidRDefault="00CA2A7C" w:rsidP="00CA2A7C">
      <w:pPr>
        <w:spacing w:after="0" w:line="480" w:lineRule="auto"/>
        <w:jc w:val="both"/>
        <w:rPr>
          <w:rFonts w:asciiTheme="minorEastAsia" w:hAnsiTheme="minorEastAsia" w:cs="Arial"/>
          <w:sz w:val="24"/>
          <w:szCs w:val="24"/>
        </w:rPr>
      </w:pPr>
      <w:commentRangeStart w:id="117"/>
      <w:commentRangeStart w:id="118"/>
      <w:r w:rsidRPr="002C709A">
        <w:rPr>
          <w:noProof/>
        </w:rPr>
        <w:lastRenderedPageBreak/>
        <w:drawing>
          <wp:inline distT="0" distB="0" distL="0" distR="0" wp14:anchorId="5D33D0F7" wp14:editId="27E47CA2">
            <wp:extent cx="5943600" cy="2971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commentRangeEnd w:id="117"/>
      <w:r w:rsidR="001F6757">
        <w:rPr>
          <w:rStyle w:val="CommentReference"/>
        </w:rPr>
        <w:commentReference w:id="117"/>
      </w:r>
      <w:commentRangeEnd w:id="118"/>
      <w:r w:rsidR="001F6757">
        <w:rPr>
          <w:rStyle w:val="CommentReference"/>
        </w:rPr>
        <w:commentReference w:id="118"/>
      </w:r>
    </w:p>
    <w:p w14:paraId="5E15C77E" w14:textId="5741093D" w:rsidR="00CA2A7C" w:rsidRDefault="00CA2A7C" w:rsidP="00245DD9">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2</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sapwood increment,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by density and genotype.</w:t>
      </w:r>
    </w:p>
    <w:p w14:paraId="750C60AB" w14:textId="77777777" w:rsidR="00941109" w:rsidRPr="002C709A" w:rsidRDefault="00941109" w:rsidP="00941109">
      <w:pPr>
        <w:spacing w:after="0" w:line="240" w:lineRule="auto"/>
        <w:jc w:val="both"/>
        <w:rPr>
          <w:rFonts w:asciiTheme="minorEastAsia" w:hAnsiTheme="minorEastAsia" w:cs="Arial"/>
          <w:sz w:val="24"/>
          <w:szCs w:val="24"/>
        </w:rPr>
      </w:pPr>
    </w:p>
    <w:p w14:paraId="785EF3A9" w14:textId="77777777" w:rsidR="00245DD9" w:rsidRPr="002C709A" w:rsidRDefault="00245DD9" w:rsidP="0021446B">
      <w:pPr>
        <w:spacing w:after="0" w:line="240" w:lineRule="auto"/>
        <w:jc w:val="both"/>
        <w:rPr>
          <w:rFonts w:asciiTheme="minorEastAsia" w:hAnsiTheme="minorEastAsia" w:cs="Arial"/>
          <w:sz w:val="24"/>
          <w:szCs w:val="24"/>
        </w:rPr>
      </w:pPr>
    </w:p>
    <w:p w14:paraId="11646EAC" w14:textId="16550726"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sidR="00C85139">
        <w:rPr>
          <w:rFonts w:asciiTheme="minorEastAsia" w:hAnsiTheme="minorEastAsia" w:cs="Arial"/>
          <w:b/>
          <w:bCs/>
          <w:sz w:val="28"/>
          <w:szCs w:val="28"/>
        </w:rPr>
        <w:t>2</w:t>
      </w:r>
      <w:r w:rsidRPr="002C709A">
        <w:rPr>
          <w:rFonts w:asciiTheme="minorEastAsia" w:hAnsiTheme="minorEastAsia" w:cs="Arial"/>
          <w:b/>
          <w:bCs/>
          <w:sz w:val="28"/>
          <w:szCs w:val="28"/>
        </w:rPr>
        <w:t xml:space="preserve"> Variation in Sapwood Area between Treatments</w:t>
      </w:r>
      <w:r w:rsidRPr="002C709A">
        <w:rPr>
          <w:rFonts w:asciiTheme="minorEastAsia" w:hAnsiTheme="minorEastAsia" w:cs="Arial"/>
          <w:sz w:val="24"/>
          <w:szCs w:val="24"/>
        </w:rPr>
        <w:t xml:space="preserve">  </w:t>
      </w:r>
    </w:p>
    <w:p w14:paraId="54F683F7" w14:textId="636601CE" w:rsidR="008657BC" w:rsidRPr="002C709A" w:rsidRDefault="00CA2A7C" w:rsidP="008657BC">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The genotypes</w:t>
      </w:r>
      <w:r w:rsidR="008657BC" w:rsidRPr="002C709A">
        <w:rPr>
          <w:rFonts w:asciiTheme="minorEastAsia" w:hAnsiTheme="minorEastAsia" w:cs="Arial"/>
          <w:sz w:val="24"/>
          <w:szCs w:val="24"/>
        </w:rPr>
        <w:t xml:space="preserve"> shared similar</w:t>
      </w:r>
      <w:r w:rsidR="0021446B">
        <w:rPr>
          <w:rFonts w:asciiTheme="minorEastAsia" w:hAnsiTheme="minorEastAsia" w:cs="Arial"/>
          <w:sz w:val="24"/>
          <w:szCs w:val="24"/>
        </w:rPr>
        <w:t xml:space="preserve"> growth</w:t>
      </w:r>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patterns </w:t>
      </w:r>
      <w:r w:rsidR="008657BC" w:rsidRPr="002C709A">
        <w:rPr>
          <w:rFonts w:asciiTheme="minorEastAsia" w:hAnsiTheme="minorEastAsia" w:cs="Arial"/>
          <w:sz w:val="24"/>
          <w:szCs w:val="24"/>
        </w:rPr>
        <w:t xml:space="preserve">during growing season regardless of planting density (Figure </w:t>
      </w:r>
      <w:r>
        <w:rPr>
          <w:rFonts w:asciiTheme="minorEastAsia" w:hAnsiTheme="minorEastAsia" w:cs="Arial"/>
          <w:sz w:val="24"/>
          <w:szCs w:val="24"/>
        </w:rPr>
        <w:t>3</w:t>
      </w:r>
      <w:r w:rsidR="008657BC" w:rsidRPr="002C709A">
        <w:rPr>
          <w:rFonts w:asciiTheme="minorEastAsia" w:hAnsiTheme="minorEastAsia" w:cs="Arial"/>
          <w:sz w:val="24"/>
          <w:szCs w:val="24"/>
        </w:rPr>
        <w:t xml:space="preserve">). </w:t>
      </w:r>
      <w:r w:rsidR="004C3A8E">
        <w:rPr>
          <w:rFonts w:asciiTheme="minorEastAsia" w:hAnsiTheme="minorEastAsia" w:cs="Arial"/>
          <w:sz w:val="24"/>
          <w:szCs w:val="24"/>
        </w:rPr>
        <w:t>Under high density planting, genotype O exhibited lower sapwood area while genotype A, B, C clustered together. Under low density planting, genotype C exhibited higher sapwood area than the other three.</w:t>
      </w:r>
      <w:r w:rsidR="0021446B">
        <w:rPr>
          <w:rFonts w:asciiTheme="minorEastAsia" w:hAnsiTheme="minorEastAsia" w:cs="Arial"/>
          <w:sz w:val="24"/>
          <w:szCs w:val="24"/>
        </w:rPr>
        <w:t xml:space="preserve"> Genotype B showed the greatest sapwood area difference between high and low planting density while genotype O showed the </w:t>
      </w:r>
      <w:commentRangeStart w:id="119"/>
      <w:r w:rsidR="0021446B">
        <w:rPr>
          <w:rFonts w:asciiTheme="minorEastAsia" w:hAnsiTheme="minorEastAsia" w:cs="Arial"/>
          <w:sz w:val="24"/>
          <w:szCs w:val="24"/>
        </w:rPr>
        <w:t>least</w:t>
      </w:r>
      <w:commentRangeEnd w:id="119"/>
      <w:r w:rsidR="00867D55">
        <w:rPr>
          <w:rStyle w:val="CommentReference"/>
        </w:rPr>
        <w:commentReference w:id="119"/>
      </w:r>
      <w:r w:rsidR="0021446B">
        <w:rPr>
          <w:rFonts w:asciiTheme="minorEastAsia" w:hAnsiTheme="minorEastAsia" w:cs="Arial"/>
          <w:sz w:val="24"/>
          <w:szCs w:val="24"/>
        </w:rPr>
        <w:t>.</w:t>
      </w:r>
    </w:p>
    <w:p w14:paraId="10317F83" w14:textId="77777777" w:rsidR="008657BC" w:rsidRPr="002C709A" w:rsidRDefault="008657BC" w:rsidP="008657BC">
      <w:pPr>
        <w:spacing w:after="0" w:line="240" w:lineRule="auto"/>
        <w:rPr>
          <w:rFonts w:asciiTheme="minorEastAsia" w:hAnsiTheme="minorEastAsia" w:cs="Arial"/>
          <w:sz w:val="24"/>
          <w:szCs w:val="24"/>
        </w:rPr>
      </w:pPr>
    </w:p>
    <w:p w14:paraId="55F583D4" w14:textId="77777777" w:rsidR="008657BC" w:rsidRPr="002C709A" w:rsidRDefault="008657BC" w:rsidP="008657BC">
      <w:pPr>
        <w:spacing w:after="0" w:line="480" w:lineRule="auto"/>
        <w:jc w:val="center"/>
        <w:rPr>
          <w:rFonts w:asciiTheme="minorEastAsia" w:hAnsiTheme="minorEastAsia" w:cs="Arial"/>
          <w:b/>
          <w:bCs/>
          <w:sz w:val="32"/>
          <w:szCs w:val="32"/>
        </w:rPr>
      </w:pPr>
      <w:r w:rsidRPr="002C709A">
        <w:rPr>
          <w:noProof/>
        </w:rPr>
        <w:lastRenderedPageBreak/>
        <w:drawing>
          <wp:inline distT="0" distB="0" distL="0" distR="0" wp14:anchorId="4D717C20" wp14:editId="15B3BAFC">
            <wp:extent cx="5943600" cy="416052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46CF418B" w14:textId="08AAEA5F" w:rsidR="008657BC" w:rsidRPr="002C709A"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A2A7C">
        <w:rPr>
          <w:rFonts w:asciiTheme="minorEastAsia" w:hAnsiTheme="minorEastAsia" w:cs="Arial"/>
          <w:b/>
          <w:bCs/>
          <w:sz w:val="24"/>
          <w:szCs w:val="24"/>
        </w:rPr>
        <w:t>3</w:t>
      </w:r>
      <w:r w:rsidRPr="002C709A">
        <w:rPr>
          <w:rFonts w:asciiTheme="minorEastAsia" w:hAnsiTheme="minorEastAsia" w:cs="Arial"/>
          <w:sz w:val="24"/>
          <w:szCs w:val="24"/>
        </w:rPr>
        <w:t xml:space="preserve">. Sapwood per unit ground area increment during 2017, growing season from </w:t>
      </w:r>
      <w:commentRangeStart w:id="120"/>
      <w:r w:rsidRPr="002C709A">
        <w:rPr>
          <w:rFonts w:asciiTheme="minorEastAsia" w:hAnsiTheme="minorEastAsia" w:cs="Arial"/>
          <w:sz w:val="24"/>
          <w:szCs w:val="24"/>
        </w:rPr>
        <w:t xml:space="preserve">day </w:t>
      </w:r>
      <w:commentRangeEnd w:id="120"/>
      <w:r w:rsidR="001F6757">
        <w:rPr>
          <w:rStyle w:val="CommentReference"/>
        </w:rPr>
        <w:commentReference w:id="120"/>
      </w:r>
      <w:r w:rsidRPr="002C709A">
        <w:rPr>
          <w:rFonts w:asciiTheme="minorEastAsia" w:hAnsiTheme="minorEastAsia" w:cs="Arial"/>
          <w:sz w:val="24"/>
          <w:szCs w:val="24"/>
        </w:rPr>
        <w:t>152-273</w:t>
      </w:r>
      <w:r w:rsidR="002D483B">
        <w:rPr>
          <w:rFonts w:asciiTheme="minorEastAsia" w:hAnsiTheme="minorEastAsia" w:cs="Arial"/>
          <w:sz w:val="24"/>
          <w:szCs w:val="24"/>
        </w:rPr>
        <w:t xml:space="preserve">; DOY=day of </w:t>
      </w:r>
      <w:commentRangeStart w:id="121"/>
      <w:commentRangeStart w:id="122"/>
      <w:r w:rsidR="002D483B">
        <w:rPr>
          <w:rFonts w:asciiTheme="minorEastAsia" w:hAnsiTheme="minorEastAsia" w:cs="Arial"/>
          <w:sz w:val="24"/>
          <w:szCs w:val="24"/>
        </w:rPr>
        <w:t>year</w:t>
      </w:r>
      <w:commentRangeEnd w:id="121"/>
      <w:r w:rsidR="00737E61">
        <w:rPr>
          <w:rStyle w:val="CommentReference"/>
        </w:rPr>
        <w:commentReference w:id="121"/>
      </w:r>
      <w:commentRangeEnd w:id="122"/>
      <w:r w:rsidR="001F6757">
        <w:rPr>
          <w:rStyle w:val="CommentReference"/>
        </w:rPr>
        <w:commentReference w:id="122"/>
      </w:r>
      <w:ins w:id="123" w:author="Azura Liu" w:date="2022-12-02T09:42:00Z">
        <w:r w:rsidR="001F6757">
          <w:rPr>
            <w:rFonts w:asciiTheme="minorEastAsia" w:hAnsiTheme="minorEastAsia" w:cs="Arial"/>
            <w:sz w:val="24"/>
            <w:szCs w:val="24"/>
          </w:rPr>
          <w:t xml:space="preserve">, dashed line </w:t>
        </w:r>
        <w:proofErr w:type="gramStart"/>
        <w:r w:rsidR="001F6757">
          <w:rPr>
            <w:rFonts w:asciiTheme="minorEastAsia" w:hAnsiTheme="minorEastAsia" w:cs="Arial"/>
            <w:sz w:val="24"/>
            <w:szCs w:val="24"/>
          </w:rPr>
          <w:t>represent</w:t>
        </w:r>
        <w:proofErr w:type="gramEnd"/>
        <w:r w:rsidR="001F6757">
          <w:rPr>
            <w:rFonts w:asciiTheme="minorEastAsia" w:hAnsiTheme="minorEastAsia" w:cs="Arial"/>
            <w:sz w:val="24"/>
            <w:szCs w:val="24"/>
          </w:rPr>
          <w:t xml:space="preserve"> low density</w:t>
        </w:r>
      </w:ins>
    </w:p>
    <w:p w14:paraId="1812500F" w14:textId="77777777" w:rsidR="008657BC" w:rsidRPr="002C709A" w:rsidRDefault="008657BC" w:rsidP="008657BC">
      <w:pPr>
        <w:spacing w:after="0" w:line="240" w:lineRule="auto"/>
        <w:rPr>
          <w:rFonts w:asciiTheme="minorEastAsia" w:hAnsiTheme="minorEastAsia" w:cs="Arial"/>
          <w:b/>
          <w:bCs/>
          <w:sz w:val="28"/>
          <w:szCs w:val="28"/>
        </w:rPr>
      </w:pPr>
    </w:p>
    <w:p w14:paraId="6AB5252E" w14:textId="72B98798" w:rsidR="00867D55" w:rsidRDefault="008657BC" w:rsidP="00F92726">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total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w:t>
      </w:r>
      <w:r w:rsidRPr="00647E89">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5B4F55">
        <w:rPr>
          <w:rFonts w:asciiTheme="minorEastAsia" w:hAnsiTheme="minorEastAsia" w:cs="Arial"/>
          <w:sz w:val="24"/>
          <w:szCs w:val="24"/>
        </w:rPr>
        <w:t>2</w:t>
      </w:r>
      <w:r w:rsidRPr="002C709A">
        <w:rPr>
          <w:rFonts w:asciiTheme="minorEastAsia" w:hAnsiTheme="minorEastAsia" w:cs="Arial"/>
          <w:sz w:val="24"/>
          <w:szCs w:val="24"/>
        </w:rPr>
        <w:t xml:space="preserve">). </w:t>
      </w:r>
      <w:commentRangeStart w:id="124"/>
      <w:r w:rsidRPr="002C709A">
        <w:rPr>
          <w:rFonts w:asciiTheme="minorEastAsia" w:hAnsiTheme="minorEastAsia" w:cs="Arial"/>
          <w:sz w:val="24"/>
          <w:szCs w:val="24"/>
        </w:rPr>
        <w:t xml:space="preserve">Low density planting resulted in an average of 8.43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total</w:t>
      </w:r>
      <w:ins w:id="125" w:author="Azura Liu" w:date="2022-12-02T09:47:00Z">
        <w:r w:rsidR="001F6757">
          <w:rPr>
            <w:rFonts w:asciiTheme="minorEastAsia" w:hAnsiTheme="minorEastAsia" w:cs="Arial"/>
            <w:sz w:val="24"/>
            <w:szCs w:val="24"/>
          </w:rPr>
          <w:t xml:space="preserve"> tree</w:t>
        </w:r>
      </w:ins>
      <w:r w:rsidRPr="002C709A">
        <w:rPr>
          <w:rFonts w:asciiTheme="minorEastAsia" w:hAnsiTheme="minorEastAsia" w:cs="Arial"/>
          <w:sz w:val="24"/>
          <w:szCs w:val="24"/>
        </w:rPr>
        <w:t xml:space="preserve"> sapwood area</w:t>
      </w:r>
      <w:commentRangeEnd w:id="124"/>
      <w:r w:rsidR="00737E61">
        <w:rPr>
          <w:rStyle w:val="CommentReference"/>
        </w:rPr>
        <w:commentReference w:id="124"/>
      </w:r>
      <w:r w:rsidR="00867D55">
        <w:rPr>
          <w:rFonts w:asciiTheme="minorEastAsia" w:hAnsiTheme="minorEastAsia" w:cs="Arial"/>
          <w:sz w:val="24"/>
          <w:szCs w:val="24"/>
        </w:rPr>
        <w:t xml:space="preserve">. </w:t>
      </w:r>
      <w:r w:rsidR="00BD4688">
        <w:rPr>
          <w:rFonts w:asciiTheme="minorEastAsia" w:hAnsiTheme="minorEastAsia" w:cs="Arial"/>
          <w:sz w:val="24"/>
          <w:szCs w:val="24"/>
        </w:rPr>
        <w:t>According to pair-wise comparison</w:t>
      </w:r>
      <w:r w:rsidR="00867D55">
        <w:rPr>
          <w:rFonts w:asciiTheme="minorEastAsia" w:hAnsiTheme="minorEastAsia" w:cs="Arial"/>
          <w:sz w:val="24"/>
          <w:szCs w:val="24"/>
        </w:rPr>
        <w:t xml:space="preserve"> (Appendix Table 2)</w:t>
      </w:r>
      <w:r w:rsidR="00BD4688">
        <w:rPr>
          <w:rFonts w:asciiTheme="minorEastAsia" w:hAnsiTheme="minorEastAsia" w:cs="Arial"/>
          <w:sz w:val="24"/>
          <w:szCs w:val="24"/>
        </w:rPr>
        <w:t>, g</w:t>
      </w:r>
      <w:r>
        <w:rPr>
          <w:rFonts w:asciiTheme="minorEastAsia" w:hAnsiTheme="minorEastAsia" w:cs="Arial"/>
          <w:sz w:val="24"/>
          <w:szCs w:val="24"/>
        </w:rPr>
        <w:t xml:space="preserve">enotype B and C were not statistically different under high planting density; genotype B and O were not statistically different under low density. </w:t>
      </w:r>
      <w:r w:rsidR="00867D55" w:rsidRPr="002C709A">
        <w:rPr>
          <w:rFonts w:asciiTheme="minorEastAsia" w:hAnsiTheme="minorEastAsia" w:cs="Arial"/>
          <w:sz w:val="24"/>
          <w:szCs w:val="24"/>
        </w:rPr>
        <w:t xml:space="preserve">Total sapwood area was highest in both genotype C and B under high planting density, followed by </w:t>
      </w:r>
      <w:r w:rsidR="00867D55" w:rsidRPr="002C709A">
        <w:rPr>
          <w:rFonts w:asciiTheme="minorEastAsia" w:hAnsiTheme="minorEastAsia" w:cs="Arial"/>
          <w:sz w:val="24"/>
          <w:szCs w:val="24"/>
        </w:rPr>
        <w:lastRenderedPageBreak/>
        <w:t>genotype A then O</w:t>
      </w:r>
      <w:r w:rsidR="00867D55">
        <w:rPr>
          <w:rFonts w:asciiTheme="minorEastAsia" w:hAnsiTheme="minorEastAsia" w:cs="Arial"/>
          <w:sz w:val="24"/>
          <w:szCs w:val="24"/>
        </w:rPr>
        <w:t>. In</w:t>
      </w:r>
      <w:r w:rsidR="00867D55" w:rsidRPr="002C709A">
        <w:rPr>
          <w:rFonts w:asciiTheme="minorEastAsia" w:hAnsiTheme="minorEastAsia" w:cs="Arial"/>
          <w:sz w:val="24"/>
          <w:szCs w:val="24"/>
        </w:rPr>
        <w:t xml:space="preserve"> low planting density, genotype C remained the highest, followed by genotype A, then O and B (</w:t>
      </w:r>
      <w:r w:rsidR="00867D55" w:rsidRPr="008E6FF1">
        <w:rPr>
          <w:rFonts w:asciiTheme="minorEastAsia" w:hAnsiTheme="minorEastAsia" w:cs="Arial"/>
          <w:sz w:val="24"/>
          <w:szCs w:val="24"/>
          <w:highlight w:val="yellow"/>
        </w:rPr>
        <w:t>Table</w:t>
      </w:r>
      <w:r w:rsidR="00867D55" w:rsidRPr="002C709A">
        <w:rPr>
          <w:rFonts w:asciiTheme="minorEastAsia" w:hAnsiTheme="minorEastAsia" w:cs="Arial"/>
          <w:sz w:val="24"/>
          <w:szCs w:val="24"/>
        </w:rPr>
        <w:t xml:space="preserve"> </w:t>
      </w:r>
      <w:r w:rsidR="00867D55">
        <w:rPr>
          <w:rFonts w:asciiTheme="minorEastAsia" w:hAnsiTheme="minorEastAsia" w:cs="Arial"/>
          <w:sz w:val="24"/>
          <w:szCs w:val="24"/>
        </w:rPr>
        <w:t>3</w:t>
      </w:r>
      <w:r w:rsidR="00867D55" w:rsidRPr="002C709A">
        <w:rPr>
          <w:rFonts w:asciiTheme="minorEastAsia" w:hAnsiTheme="minorEastAsia" w:cs="Arial"/>
          <w:sz w:val="24"/>
          <w:szCs w:val="24"/>
        </w:rPr>
        <w:t xml:space="preserve">, Figure </w:t>
      </w:r>
      <w:r w:rsidR="00867D55">
        <w:rPr>
          <w:rFonts w:asciiTheme="minorEastAsia" w:hAnsiTheme="minorEastAsia" w:cs="Arial"/>
          <w:sz w:val="24"/>
          <w:szCs w:val="24"/>
        </w:rPr>
        <w:t>2</w:t>
      </w:r>
      <w:r w:rsidR="00867D55" w:rsidRPr="002C709A">
        <w:rPr>
          <w:rFonts w:asciiTheme="minorEastAsia" w:hAnsiTheme="minorEastAsia" w:cs="Arial"/>
          <w:sz w:val="24"/>
          <w:szCs w:val="24"/>
        </w:rPr>
        <w:t>).</w:t>
      </w:r>
    </w:p>
    <w:p w14:paraId="444E4082" w14:textId="297C47E1" w:rsidR="008657BC" w:rsidRPr="002C709A" w:rsidRDefault="008657BC" w:rsidP="00867D55">
      <w:pPr>
        <w:spacing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r w:rsidR="00BD4688">
        <w:rPr>
          <w:rFonts w:asciiTheme="minorEastAsia" w:hAnsiTheme="minorEastAsia" w:cs="Arial"/>
          <w:sz w:val="24"/>
          <w:szCs w:val="24"/>
        </w:rPr>
        <w:t>(</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090DA10F"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noProof/>
        </w:rPr>
        <w:drawing>
          <wp:inline distT="0" distB="0" distL="0" distR="0" wp14:anchorId="2B19037B" wp14:editId="79A7466B">
            <wp:extent cx="594360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6AE86A27" w14:textId="77777777" w:rsidR="008657BC" w:rsidRPr="002C709A" w:rsidRDefault="008657BC" w:rsidP="008657BC">
      <w:pPr>
        <w:spacing w:line="240" w:lineRule="auto"/>
        <w:jc w:val="both"/>
        <w:rPr>
          <w:rFonts w:asciiTheme="minorEastAsia" w:hAnsiTheme="minorEastAsia" w:cs="Arial"/>
          <w:sz w:val="24"/>
          <w:szCs w:val="24"/>
        </w:rPr>
      </w:pPr>
    </w:p>
    <w:p w14:paraId="589B8D73" w14:textId="2B273D12" w:rsidR="008657BC" w:rsidRDefault="008657BC" w:rsidP="002D483B">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ANOVA for sapwood area increment returned significant P values for density and genotype independently (</w:t>
      </w:r>
      <w:r w:rsidRPr="00807CD3">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BD4688">
        <w:rPr>
          <w:rFonts w:asciiTheme="minorEastAsia" w:hAnsiTheme="minorEastAsia" w:cs="Arial"/>
          <w:sz w:val="24"/>
          <w:szCs w:val="24"/>
        </w:rPr>
        <w:t>2</w:t>
      </w:r>
      <w:r w:rsidRPr="002C709A">
        <w:rPr>
          <w:rFonts w:asciiTheme="minorEastAsia" w:hAnsiTheme="minorEastAsia" w:cs="Arial"/>
          <w:sz w:val="24"/>
          <w:szCs w:val="24"/>
        </w:rPr>
        <w:t xml:space="preserve">). </w:t>
      </w:r>
      <w:commentRangeStart w:id="126"/>
      <w:r w:rsidRPr="002C709A">
        <w:rPr>
          <w:rFonts w:asciiTheme="minorEastAsia" w:hAnsiTheme="minorEastAsia" w:cs="Arial"/>
          <w:sz w:val="24"/>
          <w:szCs w:val="24"/>
        </w:rPr>
        <w:t xml:space="preserve">Low density planting caused an average of 0.51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sapwood area increment across genotypes.</w:t>
      </w:r>
      <w:r w:rsidR="002D483B">
        <w:rPr>
          <w:rFonts w:asciiTheme="minorEastAsia" w:hAnsiTheme="minorEastAsia" w:cs="Arial"/>
          <w:sz w:val="24"/>
          <w:szCs w:val="24"/>
        </w:rPr>
        <w:t xml:space="preserve"> </w:t>
      </w:r>
      <w:commentRangeEnd w:id="126"/>
      <w:r w:rsidR="00737E61">
        <w:rPr>
          <w:rStyle w:val="CommentReference"/>
        </w:rPr>
        <w:commentReference w:id="126"/>
      </w:r>
      <w:r w:rsidRPr="002C709A">
        <w:rPr>
          <w:rFonts w:asciiTheme="minorEastAsia" w:hAnsiTheme="minorEastAsia" w:cs="Arial"/>
          <w:sz w:val="24"/>
          <w:szCs w:val="24"/>
        </w:rPr>
        <w:t xml:space="preserve">However, sapwood area increment did not yield statistically significant differences between treatments in pair-wise comparison. </w:t>
      </w:r>
    </w:p>
    <w:p w14:paraId="1B5EB754" w14:textId="77777777" w:rsidR="00867D55" w:rsidRPr="002D483B" w:rsidRDefault="00867D55" w:rsidP="00867D55">
      <w:pPr>
        <w:spacing w:line="240" w:lineRule="auto"/>
        <w:ind w:firstLine="720"/>
        <w:jc w:val="both"/>
        <w:rPr>
          <w:rFonts w:asciiTheme="minorEastAsia" w:hAnsiTheme="minorEastAsia" w:cs="Arial"/>
          <w:sz w:val="24"/>
          <w:szCs w:val="24"/>
        </w:rPr>
      </w:pPr>
    </w:p>
    <w:p w14:paraId="628E538F" w14:textId="329538A2"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sidR="00C85139">
        <w:rPr>
          <w:rFonts w:asciiTheme="minorEastAsia" w:hAnsiTheme="minorEastAsia" w:cs="Arial"/>
          <w:b/>
          <w:bCs/>
          <w:sz w:val="28"/>
          <w:szCs w:val="28"/>
        </w:rPr>
        <w:t>3</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between Treatments</w:t>
      </w:r>
    </w:p>
    <w:p w14:paraId="43985386" w14:textId="7C338A05" w:rsidR="008657BC" w:rsidRPr="002C709A" w:rsidRDefault="008657BC" w:rsidP="001147A4">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The ANOVA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returned significant P values for density, genotype, DOY, and all of their interactions (</w:t>
      </w:r>
      <w:r w:rsidRPr="008E6FF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2D483B">
        <w:rPr>
          <w:rFonts w:asciiTheme="minorEastAsia" w:hAnsiTheme="minorEastAsia" w:cs="Arial"/>
          <w:sz w:val="24"/>
          <w:szCs w:val="24"/>
        </w:rPr>
        <w:t>2</w:t>
      </w:r>
      <w:r w:rsidRPr="002C709A">
        <w:rPr>
          <w:rFonts w:asciiTheme="minorEastAsia" w:hAnsiTheme="minorEastAsia" w:cs="Arial"/>
          <w:sz w:val="24"/>
          <w:szCs w:val="24"/>
        </w:rPr>
        <w:t xml:space="preserve">). </w:t>
      </w:r>
      <w:commentRangeStart w:id="127"/>
      <w:r w:rsidRPr="002C709A">
        <w:rPr>
          <w:rFonts w:asciiTheme="minorEastAsia" w:hAnsiTheme="minorEastAsia" w:cs="Arial"/>
          <w:sz w:val="24"/>
          <w:szCs w:val="24"/>
        </w:rPr>
        <w:t xml:space="preserve">Low density planting resulted in an average of 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8E6FF1">
        <w:rPr>
          <w:rFonts w:asciiTheme="minorEastAsia" w:hAnsiTheme="minorEastAsia" w:cs="Arial"/>
          <w:sz w:val="24"/>
          <w:szCs w:val="24"/>
        </w:rPr>
        <w:t xml:space="preserve"> </w:t>
      </w:r>
      <w:r w:rsidRPr="002C709A">
        <w:rPr>
          <w:rFonts w:asciiTheme="minorEastAsia" w:hAnsiTheme="minorEastAsia" w:cs="Arial"/>
          <w:sz w:val="24"/>
          <w:szCs w:val="24"/>
        </w:rPr>
        <w:t xml:space="preserve">decrease in daily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comparing to high density planting. </w:t>
      </w:r>
      <w:commentRangeEnd w:id="127"/>
      <w:r w:rsidR="001779FE">
        <w:rPr>
          <w:rStyle w:val="CommentReference"/>
        </w:rPr>
        <w:commentReference w:id="127"/>
      </w:r>
      <w:r w:rsidR="00177766">
        <w:rPr>
          <w:rFonts w:asciiTheme="minorEastAsia" w:hAnsiTheme="minorEastAsia" w:cs="Arial"/>
          <w:sz w:val="24"/>
          <w:szCs w:val="24"/>
        </w:rPr>
        <w:t>In pair-wise comparison, u</w:t>
      </w:r>
      <w:r w:rsidRPr="002C709A">
        <w:rPr>
          <w:rFonts w:asciiTheme="minorEastAsia" w:hAnsiTheme="minorEastAsia" w:cs="Arial"/>
          <w:sz w:val="24"/>
          <w:szCs w:val="24"/>
        </w:rPr>
        <w:t>nder high planting density, genotype B was significantly higher than genotype A and O,</w:t>
      </w:r>
      <w:r w:rsidR="00F92726">
        <w:rPr>
          <w:rFonts w:asciiTheme="minorEastAsia" w:hAnsiTheme="minorEastAsia" w:cs="Arial"/>
          <w:sz w:val="24"/>
          <w:szCs w:val="24"/>
        </w:rPr>
        <w:t xml:space="preserve"> which were not statistically different;</w:t>
      </w:r>
      <w:r w:rsidRPr="002C709A">
        <w:rPr>
          <w:rFonts w:asciiTheme="minorEastAsia" w:hAnsiTheme="minorEastAsia" w:cs="Arial"/>
          <w:sz w:val="24"/>
          <w:szCs w:val="24"/>
        </w:rPr>
        <w:t xml:space="preserve"> and genotype A and O were significantly higher than genotype C. Under low planting density, </w:t>
      </w:r>
      <w:r w:rsidR="00D81E07">
        <w:rPr>
          <w:rFonts w:asciiTheme="minorEastAsia" w:hAnsiTheme="minorEastAsia" w:cs="Arial"/>
          <w:sz w:val="24"/>
          <w:szCs w:val="24"/>
        </w:rPr>
        <w:t xml:space="preserve">only </w:t>
      </w:r>
      <w:r w:rsidRPr="002C709A">
        <w:rPr>
          <w:rFonts w:asciiTheme="minorEastAsia" w:hAnsiTheme="minorEastAsia" w:cs="Arial"/>
          <w:sz w:val="24"/>
          <w:szCs w:val="24"/>
        </w:rPr>
        <w:t xml:space="preserve">genotype C and O were significantly higher than genotype B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(Figure </w:t>
      </w:r>
      <w:r w:rsidR="001147A4">
        <w:rPr>
          <w:rFonts w:asciiTheme="minorEastAsia" w:hAnsiTheme="minorEastAsia" w:cs="Arial"/>
          <w:sz w:val="24"/>
          <w:szCs w:val="24"/>
        </w:rPr>
        <w:t>2</w:t>
      </w:r>
      <w:r>
        <w:rPr>
          <w:rFonts w:asciiTheme="minorEastAsia" w:hAnsiTheme="minorEastAsia" w:cs="Arial"/>
          <w:sz w:val="24"/>
          <w:szCs w:val="24"/>
        </w:rPr>
        <w:t>, Appendix Table 3</w:t>
      </w:r>
      <w:r w:rsidRPr="002C709A">
        <w:rPr>
          <w:rFonts w:asciiTheme="minorEastAsia" w:hAnsiTheme="minorEastAsia" w:cs="Arial"/>
          <w:sz w:val="24"/>
          <w:szCs w:val="24"/>
        </w:rPr>
        <w:t>).</w:t>
      </w:r>
    </w:p>
    <w:p w14:paraId="5C7A0764" w14:textId="77777777" w:rsidR="008657BC" w:rsidRPr="002C709A" w:rsidRDefault="008657BC" w:rsidP="008657BC">
      <w:pPr>
        <w:spacing w:after="0" w:line="240" w:lineRule="auto"/>
        <w:jc w:val="both"/>
        <w:rPr>
          <w:rFonts w:asciiTheme="minorEastAsia" w:hAnsiTheme="minorEastAsia" w:cs="Arial"/>
          <w:sz w:val="24"/>
          <w:szCs w:val="24"/>
        </w:rPr>
      </w:pPr>
    </w:p>
    <w:p w14:paraId="507A6031" w14:textId="77777777" w:rsidR="008657BC" w:rsidRPr="002C709A" w:rsidRDefault="008657BC" w:rsidP="008657B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27EB850E" w14:textId="149F0893" w:rsidR="00F92726" w:rsidRDefault="000C6911" w:rsidP="000C6911">
      <w:pPr>
        <w:spacing w:after="0" w:line="480" w:lineRule="auto"/>
        <w:rPr>
          <w:noProof/>
        </w:rPr>
      </w:pPr>
      <w:r w:rsidRPr="002C709A">
        <w:rPr>
          <w:rFonts w:asciiTheme="minorEastAsia" w:hAnsiTheme="minorEastAsia" w:cs="Arial"/>
          <w:b/>
          <w:bCs/>
          <w:sz w:val="28"/>
          <w:szCs w:val="28"/>
        </w:rPr>
        <w:tab/>
      </w:r>
      <w:r w:rsidRPr="000C6911">
        <w:rPr>
          <w:rFonts w:asciiTheme="minorEastAsia" w:hAnsiTheme="minorEastAsia" w:cs="Arial"/>
          <w:sz w:val="24"/>
          <w:szCs w:val="24"/>
        </w:rPr>
        <w:t>Average daily VPD</w:t>
      </w:r>
      <w:r w:rsidRPr="002C709A">
        <w:rPr>
          <w:rFonts w:asciiTheme="minorEastAsia" w:hAnsiTheme="minorEastAsia" w:cs="Arial"/>
          <w:sz w:val="24"/>
          <w:szCs w:val="24"/>
        </w:rPr>
        <w:t xml:space="preserve"> ranged from 0 to 1.59 kPa for all stands throughout the growing season. REW was averaged by </w:t>
      </w:r>
      <w:r w:rsidR="008E6FF1">
        <w:rPr>
          <w:rFonts w:asciiTheme="minorEastAsia" w:hAnsiTheme="minorEastAsia" w:cs="Arial"/>
          <w:sz w:val="24"/>
          <w:szCs w:val="24"/>
        </w:rPr>
        <w:t xml:space="preserve">planting </w:t>
      </w:r>
      <w:r w:rsidRPr="002C709A">
        <w:rPr>
          <w:rFonts w:asciiTheme="minorEastAsia" w:hAnsiTheme="minorEastAsia" w:cs="Arial"/>
          <w:sz w:val="24"/>
          <w:szCs w:val="24"/>
        </w:rPr>
        <w:t>density (</w:t>
      </w:r>
      <w:r w:rsidRPr="000C6911">
        <w:rPr>
          <w:rFonts w:asciiTheme="minorEastAsia" w:hAnsiTheme="minorEastAsia" w:cs="Arial"/>
          <w:sz w:val="24"/>
          <w:szCs w:val="24"/>
          <w:highlight w:val="yellow"/>
        </w:rPr>
        <w:t xml:space="preserve">Figure </w:t>
      </w:r>
      <w:r w:rsidR="001147A4">
        <w:rPr>
          <w:rFonts w:asciiTheme="minorEastAsia" w:hAnsiTheme="minorEastAsia" w:cs="Arial"/>
          <w:sz w:val="24"/>
          <w:szCs w:val="24"/>
        </w:rPr>
        <w:t>4</w:t>
      </w:r>
      <w:r w:rsidRPr="002C709A">
        <w:rPr>
          <w:rFonts w:asciiTheme="minorEastAsia" w:hAnsiTheme="minorEastAsia" w:cs="Arial"/>
          <w:sz w:val="24"/>
          <w:szCs w:val="24"/>
        </w:rPr>
        <w:t>)</w:t>
      </w:r>
      <w:r w:rsidR="008E6FF1">
        <w:rPr>
          <w:rFonts w:asciiTheme="minorEastAsia" w:hAnsiTheme="minorEastAsia" w:cs="Arial"/>
          <w:sz w:val="24"/>
          <w:szCs w:val="24"/>
        </w:rPr>
        <w:t>.</w:t>
      </w:r>
      <w:r w:rsidRPr="002C709A">
        <w:rPr>
          <w:rFonts w:asciiTheme="minorEastAsia" w:hAnsiTheme="minorEastAsia" w:cs="Arial"/>
          <w:sz w:val="24"/>
          <w:szCs w:val="24"/>
        </w:rPr>
        <w:t xml:space="preserve"> High density REW appeared to decline faster than low density when REW was low and VPD was high. </w:t>
      </w:r>
    </w:p>
    <w:p w14:paraId="0FCF974E" w14:textId="1A99C0C9" w:rsidR="00F92726" w:rsidRDefault="00F92726" w:rsidP="00F92726">
      <w:pPr>
        <w:spacing w:after="0" w:line="480" w:lineRule="auto"/>
        <w:rPr>
          <w:rFonts w:asciiTheme="minorEastAsia" w:hAnsiTheme="minorEastAsia" w:cs="Arial"/>
          <w:b/>
          <w:bCs/>
          <w:sz w:val="24"/>
          <w:szCs w:val="24"/>
        </w:rPr>
      </w:pPr>
      <w:r>
        <w:rPr>
          <w:noProof/>
        </w:rPr>
        <w:drawing>
          <wp:inline distT="0" distB="0" distL="0" distR="0" wp14:anchorId="54C9803B" wp14:editId="3B91C455">
            <wp:extent cx="5943600" cy="2971800"/>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9322C36" w14:textId="77777777" w:rsidR="00F92726" w:rsidRDefault="00F92726" w:rsidP="000C6911">
      <w:pPr>
        <w:spacing w:after="0" w:line="240" w:lineRule="auto"/>
        <w:rPr>
          <w:rFonts w:asciiTheme="minorEastAsia" w:hAnsiTheme="minorEastAsia" w:cs="Arial"/>
          <w:b/>
          <w:bCs/>
          <w:sz w:val="24"/>
          <w:szCs w:val="24"/>
        </w:rPr>
      </w:pPr>
    </w:p>
    <w:p w14:paraId="5F7659C5" w14:textId="29EC4C27" w:rsidR="000C6911" w:rsidRPr="002C709A" w:rsidRDefault="000C6911" w:rsidP="00F92726">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1147A4">
        <w:rPr>
          <w:rFonts w:asciiTheme="minorEastAsia" w:hAnsiTheme="minorEastAsia" w:cs="Arial"/>
          <w:b/>
          <w:bCs/>
          <w:sz w:val="24"/>
          <w:szCs w:val="24"/>
        </w:rPr>
        <w:t>4</w:t>
      </w:r>
      <w:r w:rsidRPr="002C709A">
        <w:rPr>
          <w:rFonts w:asciiTheme="minorEastAsia" w:hAnsiTheme="minorEastAsia" w:cs="Arial"/>
          <w:sz w:val="24"/>
          <w:szCs w:val="24"/>
        </w:rPr>
        <w:t xml:space="preserve">. Daily </w:t>
      </w:r>
      <w:r w:rsidR="008E6FF1">
        <w:rPr>
          <w:rFonts w:asciiTheme="minorEastAsia" w:hAnsiTheme="minorEastAsia" w:cs="Arial"/>
          <w:sz w:val="24"/>
          <w:szCs w:val="24"/>
        </w:rPr>
        <w:t>vapor pressure deficit (VPD)</w:t>
      </w:r>
      <w:r w:rsidR="001147A4">
        <w:rPr>
          <w:rFonts w:asciiTheme="minorEastAsia" w:hAnsiTheme="minorEastAsia" w:cs="Arial"/>
          <w:sz w:val="24"/>
          <w:szCs w:val="24"/>
        </w:rPr>
        <w:t xml:space="preserve"> and </w:t>
      </w:r>
      <w:r w:rsidR="008E6FF1">
        <w:rPr>
          <w:rFonts w:asciiTheme="minorEastAsia" w:hAnsiTheme="minorEastAsia" w:cs="Arial"/>
          <w:sz w:val="24"/>
          <w:szCs w:val="24"/>
        </w:rPr>
        <w:t>relative extractable water (REW)</w:t>
      </w:r>
      <w:r w:rsidRPr="002C709A">
        <w:rPr>
          <w:rFonts w:asciiTheme="minorEastAsia" w:hAnsiTheme="minorEastAsia" w:cs="Arial"/>
          <w:sz w:val="24"/>
          <w:szCs w:val="24"/>
        </w:rPr>
        <w:t xml:space="preserve"> averaged by density during growing season. DOY: Date of year</w:t>
      </w:r>
    </w:p>
    <w:p w14:paraId="63A47C5B" w14:textId="77777777" w:rsidR="000C6911" w:rsidRDefault="000C6911" w:rsidP="00C7720F">
      <w:pPr>
        <w:spacing w:after="0" w:line="240" w:lineRule="auto"/>
        <w:ind w:firstLine="720"/>
        <w:jc w:val="both"/>
        <w:rPr>
          <w:rFonts w:asciiTheme="minorEastAsia" w:hAnsiTheme="minorEastAsia" w:cs="Arial"/>
          <w:sz w:val="24"/>
          <w:szCs w:val="24"/>
        </w:rPr>
      </w:pPr>
    </w:p>
    <w:p w14:paraId="01C921FA" w14:textId="47B47DC7" w:rsidR="008657BC" w:rsidRPr="002C709A" w:rsidRDefault="00D81E07" w:rsidP="008657B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Daily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averaged by week </w:t>
      </w:r>
      <w:r w:rsidR="008657BC" w:rsidRPr="002C709A">
        <w:rPr>
          <w:rFonts w:asciiTheme="minorEastAsia" w:hAnsiTheme="minorEastAsia" w:cs="Arial"/>
          <w:sz w:val="24"/>
          <w:szCs w:val="24"/>
        </w:rPr>
        <w:t>was plotted by treatment (</w:t>
      </w:r>
      <w:r w:rsidR="008657BC" w:rsidRPr="00E41C59">
        <w:rPr>
          <w:rFonts w:asciiTheme="minorEastAsia" w:hAnsiTheme="minorEastAsia" w:cs="Arial"/>
          <w:sz w:val="24"/>
          <w:szCs w:val="24"/>
          <w:highlight w:val="yellow"/>
        </w:rPr>
        <w:t>Figure</w:t>
      </w:r>
      <w:r w:rsidR="008657BC" w:rsidRPr="002C709A">
        <w:rPr>
          <w:rFonts w:asciiTheme="minorEastAsia" w:hAnsiTheme="minorEastAsia" w:cs="Arial"/>
          <w:sz w:val="24"/>
          <w:szCs w:val="24"/>
        </w:rPr>
        <w:t xml:space="preserve"> </w:t>
      </w:r>
      <w:r w:rsidR="00E41C59">
        <w:rPr>
          <w:rFonts w:asciiTheme="minorEastAsia" w:hAnsiTheme="minorEastAsia" w:cs="Arial"/>
          <w:sz w:val="24"/>
          <w:szCs w:val="24"/>
        </w:rPr>
        <w:t>5</w:t>
      </w:r>
      <w:r w:rsidR="008657BC" w:rsidRPr="002C709A">
        <w:rPr>
          <w:rFonts w:asciiTheme="minorEastAsia" w:hAnsiTheme="minorEastAsia" w:cs="Arial"/>
          <w:sz w:val="24"/>
          <w:szCs w:val="24"/>
        </w:rPr>
        <w:t xml:space="preserve">). High density treatment exhibited more </w:t>
      </w:r>
      <w:r w:rsidR="001147A4">
        <w:rPr>
          <w:rFonts w:asciiTheme="minorEastAsia" w:hAnsiTheme="minorEastAsia" w:cs="Arial"/>
          <w:sz w:val="24"/>
          <w:szCs w:val="24"/>
        </w:rPr>
        <w:t>stable</w:t>
      </w:r>
      <w:r w:rsidR="008657BC" w:rsidRPr="002C709A">
        <w:rPr>
          <w:rFonts w:asciiTheme="minorEastAsia" w:hAnsiTheme="minorEastAsia" w:cs="Arial"/>
          <w:sz w:val="24"/>
          <w:szCs w:val="24"/>
        </w:rPr>
        <w:t xml:space="preserve"> patterns than low density treatments. In high density planting, genotype A, B, C </w:t>
      </w:r>
      <w:r w:rsidR="00C76928">
        <w:rPr>
          <w:rFonts w:asciiTheme="minorEastAsia" w:hAnsiTheme="minorEastAsia" w:cs="Arial"/>
          <w:sz w:val="24"/>
          <w:szCs w:val="24"/>
        </w:rPr>
        <w:t>shared similar transpiration patterns</w:t>
      </w:r>
      <w:r w:rsidR="008657BC" w:rsidRPr="002C709A">
        <w:rPr>
          <w:rFonts w:asciiTheme="minorEastAsia" w:hAnsiTheme="minorEastAsia" w:cs="Arial"/>
          <w:sz w:val="24"/>
          <w:szCs w:val="24"/>
        </w:rPr>
        <w:t xml:space="preserve">. Genotype O </w:t>
      </w:r>
      <w:r w:rsidR="00E41C59">
        <w:rPr>
          <w:rFonts w:asciiTheme="minorEastAsia" w:hAnsiTheme="minorEastAsia" w:cs="Arial"/>
          <w:sz w:val="24"/>
          <w:szCs w:val="24"/>
        </w:rPr>
        <w:t>showed</w:t>
      </w:r>
      <w:r w:rsidR="008657BC" w:rsidRPr="002C709A">
        <w:rPr>
          <w:rFonts w:asciiTheme="minorEastAsia" w:hAnsiTheme="minorEastAsia" w:cs="Arial"/>
          <w:sz w:val="24"/>
          <w:szCs w:val="24"/>
        </w:rPr>
        <w:t xml:space="preserve"> statistically similar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as genotype A</w:t>
      </w:r>
      <w:r w:rsidR="00C76928">
        <w:rPr>
          <w:rFonts w:asciiTheme="minorEastAsia" w:hAnsiTheme="minorEastAsia" w:cs="Arial"/>
          <w:sz w:val="24"/>
          <w:szCs w:val="24"/>
        </w:rPr>
        <w:t xml:space="preserve"> though it deviated from the patterns of genotype A, B and C</w:t>
      </w:r>
      <w:r w:rsidR="008657BC" w:rsidRPr="002C709A">
        <w:rPr>
          <w:rFonts w:asciiTheme="minorEastAsia" w:hAnsiTheme="minorEastAsia" w:cs="Arial"/>
          <w:sz w:val="24"/>
          <w:szCs w:val="24"/>
        </w:rPr>
        <w:t xml:space="preserve">. In low planting densities, </w:t>
      </w:r>
      <w:r>
        <w:rPr>
          <w:rFonts w:asciiTheme="minorEastAsia" w:hAnsiTheme="minorEastAsia" w:cs="Arial"/>
          <w:sz w:val="24"/>
          <w:szCs w:val="24"/>
        </w:rPr>
        <w:t>transpiration between different genotypes</w:t>
      </w:r>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tended to cluster closely. The genotypes </w:t>
      </w:r>
      <w:r w:rsidR="008657BC" w:rsidRPr="002C709A">
        <w:rPr>
          <w:rFonts w:asciiTheme="minorEastAsia" w:hAnsiTheme="minorEastAsia" w:cs="Arial"/>
          <w:sz w:val="24"/>
          <w:szCs w:val="24"/>
        </w:rPr>
        <w:t>behaved differently during the first and second half of the growing season</w:t>
      </w:r>
      <w:r>
        <w:rPr>
          <w:rFonts w:asciiTheme="minorEastAsia" w:hAnsiTheme="minorEastAsia" w:cs="Arial"/>
          <w:sz w:val="24"/>
          <w:szCs w:val="24"/>
        </w:rPr>
        <w:t xml:space="preserve"> under low planting density</w:t>
      </w:r>
      <w:r w:rsidR="008657BC" w:rsidRPr="002C709A">
        <w:rPr>
          <w:rFonts w:asciiTheme="minorEastAsia" w:hAnsiTheme="minorEastAsia" w:cs="Arial"/>
          <w:sz w:val="24"/>
          <w:szCs w:val="24"/>
        </w:rPr>
        <w:t xml:space="preserve">, although over the entire growing season, genotype A, C, and O were not statistically different. Genotype A and C remained relatively constant to each other during the entire period; genotype B and O exhibited higher variation </w:t>
      </w:r>
      <w:r w:rsidR="00C76928">
        <w:rPr>
          <w:rFonts w:asciiTheme="minorEastAsia" w:hAnsiTheme="minorEastAsia" w:cs="Arial"/>
          <w:sz w:val="24"/>
          <w:szCs w:val="24"/>
        </w:rPr>
        <w:t>compared to</w:t>
      </w:r>
      <w:r w:rsidR="008657BC" w:rsidRPr="002C709A">
        <w:rPr>
          <w:rFonts w:asciiTheme="minorEastAsia" w:hAnsiTheme="minorEastAsia" w:cs="Arial"/>
          <w:sz w:val="24"/>
          <w:szCs w:val="24"/>
        </w:rPr>
        <w:t xml:space="preserve"> other genotypes for the first half of the season, especially that genotype O started off the growing season transpiring significantly more than other genotypes. From week 15, the four genotypes displayed similar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values and trends.</w:t>
      </w:r>
    </w:p>
    <w:p w14:paraId="1C29360F" w14:textId="3CC76DF7" w:rsidR="008657BC" w:rsidRPr="002C709A" w:rsidRDefault="008657BC" w:rsidP="00C7720F">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values tended to cluster at the valleys </w:t>
      </w:r>
      <w:r w:rsidR="00C76928">
        <w:rPr>
          <w:rFonts w:asciiTheme="minorEastAsia" w:hAnsiTheme="minorEastAsia" w:cs="Arial"/>
          <w:sz w:val="24"/>
          <w:szCs w:val="24"/>
        </w:rPr>
        <w:t>when days were dry</w:t>
      </w:r>
      <w:r w:rsidR="00CF0777">
        <w:rPr>
          <w:rFonts w:asciiTheme="minorEastAsia" w:hAnsiTheme="minorEastAsia" w:cs="Arial"/>
          <w:sz w:val="24"/>
          <w:szCs w:val="24"/>
        </w:rPr>
        <w:t>,</w:t>
      </w:r>
      <w:r w:rsidR="00C76928">
        <w:rPr>
          <w:rFonts w:asciiTheme="minorEastAsia" w:hAnsiTheme="minorEastAsia" w:cs="Arial"/>
          <w:sz w:val="24"/>
          <w:szCs w:val="24"/>
        </w:rPr>
        <w:t xml:space="preserve"> </w:t>
      </w:r>
      <w:r w:rsidRPr="002C709A">
        <w:rPr>
          <w:rFonts w:asciiTheme="minorEastAsia" w:hAnsiTheme="minorEastAsia" w:cs="Arial"/>
          <w:sz w:val="24"/>
          <w:szCs w:val="24"/>
        </w:rPr>
        <w:t>while high values exhibited more variation at the peaks</w:t>
      </w:r>
      <w:r w:rsidR="00CF0777">
        <w:rPr>
          <w:rFonts w:asciiTheme="minorEastAsia" w:hAnsiTheme="minorEastAsia" w:cs="Arial"/>
          <w:sz w:val="24"/>
          <w:szCs w:val="24"/>
        </w:rPr>
        <w:t xml:space="preserve"> during wet conditions</w:t>
      </w:r>
      <w:r w:rsidRPr="002C709A">
        <w:rPr>
          <w:rFonts w:asciiTheme="minorEastAsia" w:hAnsiTheme="minorEastAsia" w:cs="Arial"/>
          <w:sz w:val="24"/>
          <w:szCs w:val="24"/>
        </w:rPr>
        <w:t xml:space="preserve">. Genotype C in high density and genotype O in low density reached the lowest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19 in their planting density group; genotype </w:t>
      </w:r>
      <w:r w:rsidR="00BF5339">
        <w:rPr>
          <w:rFonts w:asciiTheme="minorEastAsia" w:hAnsiTheme="minorEastAsia" w:cs="Arial"/>
          <w:sz w:val="24"/>
          <w:szCs w:val="24"/>
        </w:rPr>
        <w:t xml:space="preserve">B </w:t>
      </w:r>
      <w:r w:rsidRPr="002C709A">
        <w:rPr>
          <w:rFonts w:asciiTheme="minorEastAsia" w:hAnsiTheme="minorEastAsia" w:cs="Arial"/>
          <w:sz w:val="24"/>
          <w:szCs w:val="24"/>
        </w:rPr>
        <w:t>in high density</w:t>
      </w:r>
      <w:r w:rsidR="00BF5339">
        <w:rPr>
          <w:rFonts w:asciiTheme="minorEastAsia" w:hAnsiTheme="minorEastAsia" w:cs="Arial"/>
          <w:sz w:val="24"/>
          <w:szCs w:val="24"/>
        </w:rPr>
        <w:t xml:space="preserve"> during week 6</w:t>
      </w:r>
      <w:r w:rsidRPr="002C709A">
        <w:rPr>
          <w:rFonts w:asciiTheme="minorEastAsia" w:hAnsiTheme="minorEastAsia" w:cs="Arial"/>
          <w:sz w:val="24"/>
          <w:szCs w:val="24"/>
        </w:rPr>
        <w:t xml:space="preserve"> and genotype O </w:t>
      </w:r>
      <w:r w:rsidR="00BF5339">
        <w:rPr>
          <w:rFonts w:asciiTheme="minorEastAsia" w:hAnsiTheme="minorEastAsia" w:cs="Arial"/>
          <w:sz w:val="24"/>
          <w:szCs w:val="24"/>
        </w:rPr>
        <w:t xml:space="preserve">during week 8 </w:t>
      </w:r>
      <w:r w:rsidRPr="002C709A">
        <w:rPr>
          <w:rFonts w:asciiTheme="minorEastAsia" w:hAnsiTheme="minorEastAsia" w:cs="Arial"/>
          <w:sz w:val="24"/>
          <w:szCs w:val="24"/>
        </w:rPr>
        <w:t xml:space="preserve">in low density reached the highest </w:t>
      </w:r>
      <w:proofErr w:type="spellStart"/>
      <w:r w:rsidRPr="002C709A">
        <w:rPr>
          <w:rFonts w:asciiTheme="minorEastAsia" w:hAnsiTheme="minorEastAsia" w:cs="Arial"/>
          <w:sz w:val="24"/>
          <w:szCs w:val="24"/>
        </w:rPr>
        <w:t>sapflow</w:t>
      </w:r>
      <w:proofErr w:type="spellEnd"/>
      <w:r w:rsidR="00BF5339">
        <w:rPr>
          <w:rFonts w:asciiTheme="minorEastAsia" w:hAnsiTheme="minorEastAsia" w:cs="Arial"/>
          <w:sz w:val="24"/>
          <w:szCs w:val="24"/>
        </w:rPr>
        <w:t>.</w:t>
      </w:r>
    </w:p>
    <w:p w14:paraId="740BA6CE" w14:textId="439F5DD0" w:rsidR="008657BC" w:rsidRPr="002C709A" w:rsidRDefault="00CF0777" w:rsidP="00BF5339">
      <w:pPr>
        <w:spacing w:after="0" w:line="480" w:lineRule="auto"/>
        <w:jc w:val="center"/>
        <w:rPr>
          <w:rFonts w:asciiTheme="minorEastAsia" w:hAnsiTheme="minorEastAsia" w:cs="Arial"/>
          <w:b/>
          <w:bCs/>
          <w:sz w:val="28"/>
          <w:szCs w:val="28"/>
        </w:rPr>
      </w:pPr>
      <w:r>
        <w:rPr>
          <w:noProof/>
        </w:rPr>
        <w:lastRenderedPageBreak/>
        <w:drawing>
          <wp:inline distT="0" distB="0" distL="0" distR="0" wp14:anchorId="35C0B17A" wp14:editId="79441325">
            <wp:extent cx="7680960" cy="3840480"/>
            <wp:effectExtent l="0" t="381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680960" cy="3840480"/>
                    </a:xfrm>
                    <a:prstGeom prst="rect">
                      <a:avLst/>
                    </a:prstGeom>
                    <a:noFill/>
                    <a:ln>
                      <a:noFill/>
                    </a:ln>
                  </pic:spPr>
                </pic:pic>
              </a:graphicData>
            </a:graphic>
          </wp:inline>
        </w:drawing>
      </w:r>
    </w:p>
    <w:p w14:paraId="7E0B1702" w14:textId="608D4408"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E41C59">
        <w:rPr>
          <w:rFonts w:asciiTheme="minorEastAsia" w:hAnsiTheme="minorEastAsia" w:cs="Arial"/>
          <w:b/>
          <w:bCs/>
          <w:sz w:val="24"/>
          <w:szCs w:val="24"/>
        </w:rPr>
        <w:t>5</w:t>
      </w:r>
      <w:r w:rsidRPr="002C709A">
        <w:rPr>
          <w:rFonts w:asciiTheme="minorEastAsia" w:hAnsiTheme="minorEastAsia" w:cs="Arial"/>
          <w:sz w:val="24"/>
          <w:szCs w:val="24"/>
        </w:rPr>
        <w:t xml:space="preserve">. 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by high (upper) and low density.</w:t>
      </w:r>
    </w:p>
    <w:p w14:paraId="0A7E9068" w14:textId="77777777" w:rsidR="008657BC" w:rsidRPr="002C709A" w:rsidRDefault="008657BC" w:rsidP="008657BC">
      <w:pPr>
        <w:spacing w:after="0" w:line="240" w:lineRule="auto"/>
        <w:jc w:val="both"/>
        <w:rPr>
          <w:rFonts w:asciiTheme="minorEastAsia" w:hAnsiTheme="minorEastAsia" w:cs="Arial"/>
          <w:sz w:val="24"/>
          <w:szCs w:val="24"/>
        </w:rPr>
      </w:pPr>
    </w:p>
    <w:p w14:paraId="34768FD1"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3.5 Effect of VPD and REW on Transpiration</w:t>
      </w:r>
    </w:p>
    <w:p w14:paraId="43781AF2" w14:textId="240A752E" w:rsidR="008657BC" w:rsidRPr="006E3F1D"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Comparing the weekly averages across all genotypes and densities, per unit increase in VPD results in 1.83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per unit increase in REW results in 0.17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(F = 97.17, &lt;2.2e-16). Log</w:t>
      </w:r>
      <w:r>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Pr>
          <w:rFonts w:asciiTheme="minorEastAsia" w:hAnsiTheme="minorEastAsia" w:cs="Arial"/>
          <w:sz w:val="24"/>
          <w:szCs w:val="24"/>
        </w:rPr>
        <w:t>to</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varied slopes by treatment (</w:t>
      </w:r>
      <w:r w:rsidRPr="006E3F1D">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6E3F1D">
        <w:rPr>
          <w:rFonts w:asciiTheme="minorEastAsia" w:hAnsiTheme="minorEastAsia" w:cs="Arial"/>
          <w:sz w:val="24"/>
          <w:szCs w:val="24"/>
        </w:rPr>
        <w:t>6</w:t>
      </w:r>
      <w:r w:rsidRPr="002C709A">
        <w:rPr>
          <w:rFonts w:asciiTheme="minorEastAsia" w:hAnsiTheme="minorEastAsia" w:cs="Arial"/>
          <w:sz w:val="24"/>
          <w:szCs w:val="24"/>
        </w:rPr>
        <w:t xml:space="preserve">). </w:t>
      </w:r>
      <w:r w:rsidR="006E3F1D">
        <w:rPr>
          <w:rFonts w:asciiTheme="minorEastAsia" w:hAnsiTheme="minorEastAsia" w:cs="Arial"/>
          <w:sz w:val="24"/>
          <w:szCs w:val="24"/>
        </w:rPr>
        <w:t xml:space="preserve">The treatments responded to VPD and REW similarly, </w:t>
      </w:r>
      <w:r w:rsidRPr="002C709A">
        <w:rPr>
          <w:rFonts w:asciiTheme="minorEastAsia" w:hAnsiTheme="minorEastAsia" w:cs="Arial"/>
          <w:sz w:val="24"/>
          <w:szCs w:val="24"/>
        </w:rPr>
        <w:t>where significant differences existed between genotype A and C, B and C, C and O, and between high and low planting densities</w:t>
      </w:r>
      <w:r w:rsidR="006E3F1D">
        <w:rPr>
          <w:rFonts w:asciiTheme="minorEastAsia" w:hAnsiTheme="minorEastAsia" w:cs="Arial"/>
          <w:sz w:val="24"/>
          <w:szCs w:val="24"/>
        </w:rPr>
        <w:t xml:space="preserve"> (Appendix table </w:t>
      </w:r>
      <w:r w:rsidR="00EE130B">
        <w:rPr>
          <w:rFonts w:asciiTheme="minorEastAsia" w:hAnsiTheme="minorEastAsia" w:cs="Arial"/>
          <w:sz w:val="24"/>
          <w:szCs w:val="24"/>
        </w:rPr>
        <w:t>4</w:t>
      </w:r>
      <w:r w:rsidR="006E3F1D">
        <w:rPr>
          <w:rFonts w:asciiTheme="minorEastAsia" w:hAnsiTheme="minorEastAsia" w:cs="Arial"/>
          <w:sz w:val="24"/>
          <w:szCs w:val="24"/>
        </w:rPr>
        <w:t xml:space="preserve"> &amp; </w:t>
      </w:r>
      <w:r w:rsidR="00EE130B">
        <w:rPr>
          <w:rFonts w:asciiTheme="minorEastAsia" w:hAnsiTheme="minorEastAsia" w:cs="Arial"/>
          <w:sz w:val="24"/>
          <w:szCs w:val="24"/>
        </w:rPr>
        <w:t>5</w:t>
      </w:r>
      <w:r w:rsidR="006E3F1D">
        <w:rPr>
          <w:rFonts w:asciiTheme="minorEastAsia" w:hAnsiTheme="minorEastAsia" w:cs="Arial"/>
          <w:sz w:val="24"/>
          <w:szCs w:val="24"/>
        </w:rPr>
        <w:t>)</w:t>
      </w:r>
      <w:r w:rsidRPr="002C709A">
        <w:rPr>
          <w:rFonts w:asciiTheme="minorEastAsia" w:hAnsiTheme="minorEastAsia" w:cs="Arial"/>
          <w:sz w:val="24"/>
          <w:szCs w:val="24"/>
        </w:rPr>
        <w:t>.</w:t>
      </w:r>
      <w:r w:rsidRPr="002C709A">
        <w:rPr>
          <w:noProof/>
        </w:rPr>
        <w:t xml:space="preserve"> </w:t>
      </w:r>
    </w:p>
    <w:p w14:paraId="71AE7D78" w14:textId="5C66A3CE" w:rsidR="008657BC" w:rsidRPr="002C709A" w:rsidRDefault="00BA5370" w:rsidP="008657BC">
      <w:pPr>
        <w:spacing w:after="0" w:line="480" w:lineRule="auto"/>
        <w:jc w:val="both"/>
        <w:rPr>
          <w:rFonts w:asciiTheme="minorEastAsia" w:hAnsiTheme="minorEastAsia" w:cs="Arial"/>
          <w:sz w:val="24"/>
          <w:szCs w:val="24"/>
        </w:rPr>
      </w:pPr>
      <w:r>
        <w:rPr>
          <w:noProof/>
        </w:rPr>
        <w:lastRenderedPageBreak/>
        <w:drawing>
          <wp:inline distT="0" distB="0" distL="0" distR="0" wp14:anchorId="4480B1DB" wp14:editId="768B631F">
            <wp:extent cx="5486400" cy="8229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4E105057" w14:textId="7352F739" w:rsidR="008657BC" w:rsidRPr="002C709A" w:rsidRDefault="008657BC" w:rsidP="00BF5339">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E41C59">
        <w:rPr>
          <w:rFonts w:asciiTheme="minorEastAsia" w:hAnsiTheme="minorEastAsia" w:cs="Arial"/>
          <w:b/>
          <w:bCs/>
          <w:sz w:val="24"/>
          <w:szCs w:val="24"/>
        </w:rPr>
        <w:t>6</w:t>
      </w:r>
      <w:r w:rsidRPr="002C709A">
        <w:rPr>
          <w:rFonts w:asciiTheme="minorEastAsia" w:hAnsiTheme="minorEastAsia" w:cs="Arial"/>
          <w:sz w:val="24"/>
          <w:szCs w:val="24"/>
        </w:rPr>
        <w:t xml:space="preserve">. Weekly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against </w:t>
      </w:r>
      <w:r w:rsidR="00A66F17">
        <w:rPr>
          <w:rFonts w:asciiTheme="minorEastAsia" w:hAnsiTheme="minorEastAsia" w:cs="Arial"/>
          <w:sz w:val="24"/>
          <w:szCs w:val="24"/>
        </w:rPr>
        <w:t>vapor pressure deficit</w:t>
      </w:r>
      <w:r w:rsidRPr="002C709A">
        <w:rPr>
          <w:rFonts w:asciiTheme="minorEastAsia" w:hAnsiTheme="minorEastAsia" w:cs="Arial"/>
          <w:sz w:val="24"/>
          <w:szCs w:val="24"/>
        </w:rPr>
        <w:t xml:space="preserve"> (</w:t>
      </w:r>
      <w:r w:rsidR="00A66F17">
        <w:rPr>
          <w:rFonts w:asciiTheme="minorEastAsia" w:hAnsiTheme="minorEastAsia" w:cs="Arial"/>
          <w:sz w:val="24"/>
          <w:szCs w:val="24"/>
        </w:rPr>
        <w:t xml:space="preserve">VPD, </w:t>
      </w:r>
      <w:r w:rsidRPr="002C709A">
        <w:rPr>
          <w:rFonts w:asciiTheme="minorEastAsia" w:hAnsiTheme="minorEastAsia" w:cs="Arial"/>
          <w:sz w:val="24"/>
          <w:szCs w:val="24"/>
        </w:rPr>
        <w:t xml:space="preserve">upper) and </w:t>
      </w:r>
      <w:r w:rsidR="00A66F17">
        <w:rPr>
          <w:rFonts w:asciiTheme="minorEastAsia" w:hAnsiTheme="minorEastAsia" w:cs="Arial"/>
          <w:sz w:val="24"/>
          <w:szCs w:val="24"/>
        </w:rPr>
        <w:t>relative extractable water (</w:t>
      </w:r>
      <w:r w:rsidRPr="002C709A">
        <w:rPr>
          <w:rFonts w:asciiTheme="minorEastAsia" w:hAnsiTheme="minorEastAsia" w:cs="Arial"/>
          <w:sz w:val="24"/>
          <w:szCs w:val="24"/>
        </w:rPr>
        <w:t>REW</w:t>
      </w:r>
      <w:r w:rsidR="00A66F17">
        <w:rPr>
          <w:rFonts w:asciiTheme="minorEastAsia" w:hAnsiTheme="minorEastAsia" w:cs="Arial"/>
          <w:sz w:val="24"/>
          <w:szCs w:val="24"/>
        </w:rPr>
        <w:t>)</w:t>
      </w:r>
    </w:p>
    <w:p w14:paraId="62E6FB3C" w14:textId="77777777" w:rsidR="008657BC" w:rsidRDefault="008657BC" w:rsidP="00BF5339">
      <w:pPr>
        <w:spacing w:after="0" w:line="240" w:lineRule="auto"/>
        <w:jc w:val="both"/>
        <w:rPr>
          <w:rFonts w:asciiTheme="minorEastAsia" w:hAnsiTheme="minorEastAsia" w:cs="Arial"/>
          <w:sz w:val="24"/>
          <w:szCs w:val="24"/>
        </w:rPr>
      </w:pPr>
      <w:r>
        <w:rPr>
          <w:rFonts w:asciiTheme="minorEastAsia" w:hAnsiTheme="minorEastAsia" w:cs="Arial"/>
          <w:sz w:val="24"/>
          <w:szCs w:val="24"/>
        </w:rPr>
        <w:tab/>
      </w:r>
    </w:p>
    <w:p w14:paraId="524120A3" w14:textId="780D5958" w:rsidR="008657BC" w:rsidRDefault="008657BC" w:rsidP="006E3F1D">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w:t>
      </w:r>
      <w:ins w:id="128" w:author="Sari Palmroth" w:date="2022-11-30T12:35:00Z">
        <w:r w:rsidR="005F05F9">
          <w:rPr>
            <w:rFonts w:asciiTheme="minorEastAsia" w:hAnsiTheme="minorEastAsia" w:cs="Arial"/>
            <w:sz w:val="24"/>
            <w:szCs w:val="24"/>
          </w:rPr>
          <w:t xml:space="preserve">to ?? </w:t>
        </w:r>
      </w:ins>
      <w:r>
        <w:rPr>
          <w:rFonts w:asciiTheme="minorEastAsia" w:hAnsiTheme="minorEastAsia" w:cs="Arial"/>
          <w:sz w:val="24"/>
          <w:szCs w:val="24"/>
        </w:rPr>
        <w:t>differed with different treatments.</w:t>
      </w:r>
      <w:r w:rsidRPr="004E44F1">
        <w:rPr>
          <w:rFonts w:asciiTheme="minorEastAsia" w:hAnsiTheme="minorEastAsia" w:cs="Arial"/>
          <w:sz w:val="24"/>
          <w:szCs w:val="24"/>
        </w:rPr>
        <w:t xml:space="preserve"> </w:t>
      </w:r>
      <w:r>
        <w:rPr>
          <w:rFonts w:asciiTheme="minorEastAsia" w:hAnsiTheme="minorEastAsia" w:cs="Arial"/>
          <w:sz w:val="24"/>
          <w:szCs w:val="24"/>
        </w:rPr>
        <w:t xml:space="preserve">The ANOVA on the intercepts and slopes of models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VPD and between </w:t>
      </w:r>
      <w:proofErr w:type="spellStart"/>
      <w:r w:rsidR="00BA5370">
        <w:rPr>
          <w:rFonts w:asciiTheme="minorEastAsia" w:hAnsiTheme="minorEastAsia" w:cs="Arial"/>
          <w:sz w:val="24"/>
          <w:szCs w:val="24"/>
        </w:rPr>
        <w:t>s</w:t>
      </w:r>
      <w:r>
        <w:rPr>
          <w:rFonts w:asciiTheme="minorEastAsia" w:hAnsiTheme="minorEastAsia" w:cs="Arial"/>
          <w:sz w:val="24"/>
          <w:szCs w:val="24"/>
        </w:rPr>
        <w:t>apflow</w:t>
      </w:r>
      <w:proofErr w:type="spellEnd"/>
      <w:r>
        <w:rPr>
          <w:rFonts w:asciiTheme="minorEastAsia" w:hAnsiTheme="minorEastAsia" w:cs="Arial"/>
          <w:sz w:val="24"/>
          <w:szCs w:val="24"/>
        </w:rPr>
        <w:t xml:space="preserve"> and REW returned significant probability values for density, genotype, and their interactions (</w:t>
      </w:r>
      <w:r w:rsidRPr="006E3F1D">
        <w:rPr>
          <w:rFonts w:asciiTheme="minorEastAsia" w:hAnsiTheme="minorEastAsia" w:cs="Arial"/>
          <w:sz w:val="24"/>
          <w:szCs w:val="24"/>
          <w:highlight w:val="yellow"/>
        </w:rPr>
        <w:t>Tabl</w:t>
      </w:r>
      <w:r w:rsidR="006E3F1D">
        <w:rPr>
          <w:rFonts w:asciiTheme="minorEastAsia" w:hAnsiTheme="minorEastAsia" w:cs="Arial"/>
          <w:sz w:val="24"/>
          <w:szCs w:val="24"/>
        </w:rPr>
        <w:t>e</w:t>
      </w:r>
      <w:r>
        <w:rPr>
          <w:rFonts w:asciiTheme="minorEastAsia" w:hAnsiTheme="minorEastAsia" w:cs="Arial"/>
          <w:sz w:val="24"/>
          <w:szCs w:val="24"/>
        </w:rPr>
        <w:t xml:space="preserve"> </w:t>
      </w:r>
      <w:commentRangeStart w:id="129"/>
      <w:r w:rsidR="006E3F1D">
        <w:rPr>
          <w:rFonts w:asciiTheme="minorEastAsia" w:hAnsiTheme="minorEastAsia" w:cs="Arial"/>
          <w:sz w:val="24"/>
          <w:szCs w:val="24"/>
        </w:rPr>
        <w:t>4</w:t>
      </w:r>
      <w:commentRangeEnd w:id="129"/>
      <w:r w:rsidR="00727E54">
        <w:rPr>
          <w:rStyle w:val="CommentReference"/>
        </w:rPr>
        <w:commentReference w:id="129"/>
      </w:r>
      <w:r>
        <w:rPr>
          <w:rFonts w:asciiTheme="minorEastAsia" w:hAnsiTheme="minorEastAsia" w:cs="Arial"/>
          <w:sz w:val="24"/>
          <w:szCs w:val="24"/>
        </w:rPr>
        <w:t xml:space="preserve">). </w:t>
      </w:r>
      <w:r w:rsidRPr="002C709A">
        <w:rPr>
          <w:rFonts w:asciiTheme="minorEastAsia" w:hAnsiTheme="minorEastAsia" w:cs="Arial"/>
          <w:sz w:val="24"/>
          <w:szCs w:val="24"/>
        </w:rPr>
        <w:t xml:space="preserve">In pair-wise comparison, </w:t>
      </w:r>
      <w:r w:rsidR="006E3F1D">
        <w:rPr>
          <w:rFonts w:asciiTheme="minorEastAsia" w:hAnsiTheme="minorEastAsia" w:cs="Arial"/>
          <w:sz w:val="24"/>
          <w:szCs w:val="24"/>
        </w:rPr>
        <w:t>within the same genotype, transpiration responses to VPD and REW were similar between planting densities.</w:t>
      </w:r>
      <w:r w:rsidRPr="002C709A">
        <w:rPr>
          <w:rFonts w:asciiTheme="minorEastAsia" w:hAnsiTheme="minorEastAsia" w:cs="Arial"/>
          <w:sz w:val="24"/>
          <w:szCs w:val="24"/>
        </w:rPr>
        <w:t xml:space="preserve"> Genotype B exhibited the greatest difference in response rates to VPD and REW between planting densities while VPD and REW did not affect genotype C</w:t>
      </w:r>
      <w:r w:rsidR="00FD4669">
        <w:rPr>
          <w:rFonts w:asciiTheme="minorEastAsia" w:hAnsiTheme="minorEastAsia" w:cs="Arial"/>
          <w:sz w:val="24"/>
          <w:szCs w:val="24"/>
        </w:rPr>
        <w:t xml:space="preserve"> differently</w:t>
      </w:r>
      <w:r w:rsidRPr="002C709A">
        <w:rPr>
          <w:rFonts w:asciiTheme="minorEastAsia" w:hAnsiTheme="minorEastAsia" w:cs="Arial"/>
          <w:sz w:val="24"/>
          <w:szCs w:val="24"/>
        </w:rPr>
        <w:t xml:space="preserve"> between planting densities (</w:t>
      </w:r>
      <w:r>
        <w:rPr>
          <w:rFonts w:asciiTheme="minorEastAsia" w:hAnsiTheme="minorEastAsia" w:cs="Arial"/>
          <w:sz w:val="24"/>
          <w:szCs w:val="24"/>
        </w:rPr>
        <w:t xml:space="preserve">Appendix Table </w:t>
      </w:r>
      <w:r w:rsidR="00EE130B">
        <w:rPr>
          <w:rFonts w:asciiTheme="minorEastAsia" w:hAnsiTheme="minorEastAsia" w:cs="Arial"/>
          <w:sz w:val="24"/>
          <w:szCs w:val="24"/>
        </w:rPr>
        <w:t>4</w:t>
      </w:r>
      <w:r>
        <w:rPr>
          <w:rFonts w:asciiTheme="minorEastAsia" w:hAnsiTheme="minorEastAsia" w:cs="Arial"/>
          <w:sz w:val="24"/>
          <w:szCs w:val="24"/>
        </w:rPr>
        <w:t xml:space="preserve"> &amp; </w:t>
      </w:r>
      <w:r w:rsidR="00EE130B">
        <w:rPr>
          <w:rFonts w:asciiTheme="minorEastAsia" w:hAnsiTheme="minorEastAsia" w:cs="Arial"/>
          <w:sz w:val="24"/>
          <w:szCs w:val="24"/>
        </w:rPr>
        <w:t>5</w:t>
      </w:r>
      <w:r w:rsidRPr="002C709A">
        <w:rPr>
          <w:rFonts w:asciiTheme="minorEastAsia" w:hAnsiTheme="minorEastAsia" w:cs="Arial"/>
          <w:sz w:val="24"/>
          <w:szCs w:val="24"/>
        </w:rPr>
        <w:t xml:space="preserve">). Genotype B and C showed the greatest difference in their responses to environmental variables: genotype B </w:t>
      </w:r>
      <w:commentRangeStart w:id="130"/>
      <w:r w:rsidRPr="002C709A">
        <w:rPr>
          <w:rFonts w:asciiTheme="minorEastAsia" w:hAnsiTheme="minorEastAsia" w:cs="Arial"/>
          <w:sz w:val="24"/>
          <w:szCs w:val="24"/>
        </w:rPr>
        <w:t xml:space="preserve">responded most positively </w:t>
      </w:r>
      <w:commentRangeEnd w:id="130"/>
      <w:r w:rsidR="005F05F9">
        <w:rPr>
          <w:rStyle w:val="CommentReference"/>
        </w:rPr>
        <w:commentReference w:id="130"/>
      </w:r>
      <w:r w:rsidRPr="002C709A">
        <w:rPr>
          <w:rFonts w:asciiTheme="minorEastAsia" w:hAnsiTheme="minorEastAsia" w:cs="Arial"/>
          <w:sz w:val="24"/>
          <w:szCs w:val="24"/>
        </w:rPr>
        <w:t xml:space="preserve">to the two variables and genotype C responded </w:t>
      </w:r>
      <w:r>
        <w:rPr>
          <w:rFonts w:asciiTheme="minorEastAsia" w:hAnsiTheme="minorEastAsia" w:cs="Arial"/>
          <w:sz w:val="24"/>
          <w:szCs w:val="24"/>
        </w:rPr>
        <w:t>the least under</w:t>
      </w:r>
      <w:r w:rsidRPr="002C709A">
        <w:rPr>
          <w:rFonts w:asciiTheme="minorEastAsia" w:hAnsiTheme="minorEastAsia" w:cs="Arial"/>
          <w:sz w:val="24"/>
          <w:szCs w:val="24"/>
        </w:rPr>
        <w:t xml:space="preserve"> high planting density, and they behaved the exact opposite under low planting density. However, </w:t>
      </w:r>
      <w:commentRangeStart w:id="131"/>
      <w:r w:rsidRPr="002C709A">
        <w:rPr>
          <w:rFonts w:asciiTheme="minorEastAsia" w:hAnsiTheme="minorEastAsia" w:cs="Arial"/>
          <w:sz w:val="24"/>
          <w:szCs w:val="24"/>
        </w:rPr>
        <w:t xml:space="preserve">VPD and REW did not cause significant variation between genotype </w:t>
      </w:r>
      <w:commentRangeEnd w:id="131"/>
      <w:r w:rsidR="00760911">
        <w:rPr>
          <w:rStyle w:val="CommentReference"/>
        </w:rPr>
        <w:commentReference w:id="131"/>
      </w:r>
      <w:r w:rsidRPr="002C709A">
        <w:rPr>
          <w:rFonts w:asciiTheme="minorEastAsia" w:hAnsiTheme="minorEastAsia" w:cs="Arial"/>
          <w:sz w:val="24"/>
          <w:szCs w:val="24"/>
        </w:rPr>
        <w:t xml:space="preserve">A and O under high density planting. In low planting density, only genotype B responded </w:t>
      </w:r>
      <w:r>
        <w:rPr>
          <w:rFonts w:asciiTheme="minorEastAsia" w:hAnsiTheme="minorEastAsia" w:cs="Arial"/>
          <w:sz w:val="24"/>
          <w:szCs w:val="24"/>
        </w:rPr>
        <w:t>less</w:t>
      </w:r>
      <w:r w:rsidRPr="002C709A">
        <w:rPr>
          <w:rFonts w:asciiTheme="minorEastAsia" w:hAnsiTheme="minorEastAsia" w:cs="Arial"/>
          <w:sz w:val="24"/>
          <w:szCs w:val="24"/>
        </w:rPr>
        <w:t xml:space="preserve"> to REW than genotype C.</w:t>
      </w:r>
    </w:p>
    <w:p w14:paraId="278DE003" w14:textId="77777777" w:rsidR="008657BC" w:rsidRPr="002C709A" w:rsidRDefault="008657BC" w:rsidP="008657BC">
      <w:pPr>
        <w:spacing w:after="0" w:line="240" w:lineRule="auto"/>
        <w:ind w:firstLine="720"/>
        <w:jc w:val="both"/>
        <w:rPr>
          <w:rFonts w:asciiTheme="minorEastAsia" w:hAnsiTheme="minorEastAsia" w:cs="Arial"/>
          <w:sz w:val="24"/>
          <w:szCs w:val="24"/>
        </w:rPr>
      </w:pPr>
    </w:p>
    <w:p w14:paraId="08D7A1EB" w14:textId="4830F7E6" w:rsidR="008657BC"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E41C59">
        <w:rPr>
          <w:rFonts w:asciiTheme="minorEastAsia" w:hAnsiTheme="minorEastAsia" w:cs="Arial"/>
          <w:b/>
          <w:bCs/>
          <w:sz w:val="24"/>
          <w:szCs w:val="24"/>
        </w:rPr>
        <w:t>4</w:t>
      </w:r>
      <w:r w:rsidRPr="002C709A">
        <w:rPr>
          <w:rFonts w:asciiTheme="minorEastAsia" w:hAnsiTheme="minorEastAsia" w:cs="Arial"/>
          <w:sz w:val="24"/>
          <w:szCs w:val="24"/>
        </w:rPr>
        <w:t xml:space="preserve">. </w:t>
      </w:r>
      <w:r>
        <w:rPr>
          <w:rFonts w:asciiTheme="minorEastAsia" w:hAnsiTheme="minorEastAsia" w:cs="Arial"/>
          <w:sz w:val="24"/>
          <w:szCs w:val="24"/>
        </w:rPr>
        <w:t xml:space="preserve">Probability table on the slopes and intercepts of models between 1)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w:t>
      </w:r>
      <w:r w:rsidR="00A66F17">
        <w:rPr>
          <w:rFonts w:asciiTheme="minorEastAsia" w:hAnsiTheme="minorEastAsia" w:cs="Arial"/>
          <w:sz w:val="24"/>
          <w:szCs w:val="24"/>
        </w:rPr>
        <w:t>vapor pressure deficit (</w:t>
      </w:r>
      <w:r>
        <w:rPr>
          <w:rFonts w:asciiTheme="minorEastAsia" w:hAnsiTheme="minorEastAsia" w:cs="Arial"/>
          <w:sz w:val="24"/>
          <w:szCs w:val="24"/>
        </w:rPr>
        <w:t>VPD</w:t>
      </w:r>
      <w:r w:rsidR="00A66F17">
        <w:rPr>
          <w:rFonts w:asciiTheme="minorEastAsia" w:hAnsiTheme="minorEastAsia" w:cs="Arial"/>
          <w:sz w:val="24"/>
          <w:szCs w:val="24"/>
        </w:rPr>
        <w:t>)</w:t>
      </w:r>
      <w:r>
        <w:rPr>
          <w:rFonts w:asciiTheme="minorEastAsia" w:hAnsiTheme="minorEastAsia" w:cs="Arial"/>
          <w:sz w:val="24"/>
          <w:szCs w:val="24"/>
        </w:rPr>
        <w:t xml:space="preserve"> 2)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w:t>
      </w:r>
      <w:r w:rsidR="00A66F17">
        <w:rPr>
          <w:rFonts w:asciiTheme="minorEastAsia" w:hAnsiTheme="minorEastAsia" w:cs="Arial"/>
          <w:sz w:val="24"/>
          <w:szCs w:val="24"/>
        </w:rPr>
        <w:t>relative extractable water (</w:t>
      </w:r>
      <w:r>
        <w:rPr>
          <w:rFonts w:asciiTheme="minorEastAsia" w:hAnsiTheme="minorEastAsia" w:cs="Arial"/>
          <w:sz w:val="24"/>
          <w:szCs w:val="24"/>
        </w:rPr>
        <w:t>REW</w:t>
      </w:r>
      <w:r w:rsidR="00A66F17">
        <w:rPr>
          <w:rFonts w:asciiTheme="minorEastAsia" w:hAnsiTheme="minorEastAsia" w:cs="Arial"/>
          <w:sz w:val="24"/>
          <w:szCs w:val="24"/>
        </w:rPr>
        <w:t>)</w:t>
      </w:r>
      <w:r>
        <w:rPr>
          <w:rFonts w:asciiTheme="minorEastAsia" w:hAnsiTheme="minorEastAsia" w:cs="Arial"/>
          <w:sz w:val="24"/>
          <w:szCs w:val="24"/>
        </w:rPr>
        <w:t>.</w:t>
      </w:r>
    </w:p>
    <w:p w14:paraId="536B6B25" w14:textId="77777777" w:rsidR="008657BC" w:rsidRPr="002C709A" w:rsidRDefault="008657BC" w:rsidP="008657BC">
      <w:pPr>
        <w:spacing w:after="0" w:line="480" w:lineRule="auto"/>
        <w:jc w:val="center"/>
        <w:rPr>
          <w:rFonts w:asciiTheme="minorEastAsia" w:hAnsiTheme="minorEastAsia" w:cs="Arial"/>
          <w:sz w:val="24"/>
          <w:szCs w:val="24"/>
        </w:rPr>
      </w:pPr>
      <w:r w:rsidRPr="00902779">
        <w:rPr>
          <w:noProof/>
        </w:rPr>
        <w:lastRenderedPageBreak/>
        <w:drawing>
          <wp:inline distT="0" distB="0" distL="0" distR="0" wp14:anchorId="210E7DAE" wp14:editId="43F833E2">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5AFA3BD0" w14:textId="77777777" w:rsidR="008657BC" w:rsidRPr="002C709A" w:rsidRDefault="008657BC" w:rsidP="00C7720F">
      <w:pPr>
        <w:spacing w:after="0" w:line="240" w:lineRule="auto"/>
        <w:rPr>
          <w:rFonts w:asciiTheme="minorEastAsia" w:hAnsiTheme="minorEastAsia" w:cs="Arial"/>
          <w:sz w:val="24"/>
          <w:szCs w:val="24"/>
        </w:rPr>
      </w:pPr>
    </w:p>
    <w:p w14:paraId="4CD57E71" w14:textId="4F5833B9" w:rsidR="008657BC"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w:t>
      </w:r>
      <w:commentRangeStart w:id="132"/>
      <w:r w:rsidRPr="002C709A">
        <w:rPr>
          <w:rFonts w:asciiTheme="minorEastAsia" w:hAnsiTheme="minorEastAsia" w:cs="Arial"/>
          <w:b/>
          <w:bCs/>
          <w:sz w:val="32"/>
          <w:szCs w:val="32"/>
        </w:rPr>
        <w:t>Discussion</w:t>
      </w:r>
      <w:commentRangeEnd w:id="132"/>
      <w:r w:rsidR="00583906">
        <w:rPr>
          <w:rStyle w:val="CommentReference"/>
        </w:rPr>
        <w:commentReference w:id="132"/>
      </w:r>
      <w:r w:rsidRPr="002C709A">
        <w:rPr>
          <w:rFonts w:asciiTheme="minorEastAsia" w:hAnsiTheme="minorEastAsia" w:cs="Arial"/>
          <w:b/>
          <w:bCs/>
          <w:sz w:val="32"/>
          <w:szCs w:val="32"/>
        </w:rPr>
        <w:t xml:space="preserve"> </w:t>
      </w:r>
    </w:p>
    <w:p w14:paraId="13A6500E" w14:textId="33298C37" w:rsidR="00CF053B" w:rsidRDefault="008657BC" w:rsidP="008657B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This</w:t>
      </w:r>
      <w:r w:rsidRPr="002C709A">
        <w:rPr>
          <w:rFonts w:asciiTheme="minorEastAsia" w:hAnsiTheme="minorEastAsia" w:cs="Arial"/>
          <w:sz w:val="24"/>
          <w:szCs w:val="24"/>
        </w:rPr>
        <w:t xml:space="preserve"> MP explored </w:t>
      </w:r>
      <w:del w:id="133" w:author="Sari Palmroth" w:date="2022-11-30T12:44:00Z">
        <w:r w:rsidRPr="002C709A" w:rsidDel="00760911">
          <w:rPr>
            <w:rFonts w:asciiTheme="minorEastAsia" w:hAnsiTheme="minorEastAsia" w:cs="Arial"/>
            <w:sz w:val="24"/>
            <w:szCs w:val="24"/>
          </w:rPr>
          <w:delText xml:space="preserve">and assessed </w:delText>
        </w:r>
      </w:del>
      <w:r w:rsidRPr="002C709A">
        <w:rPr>
          <w:rFonts w:asciiTheme="minorEastAsia" w:hAnsiTheme="minorEastAsia" w:cs="Arial"/>
          <w:sz w:val="24"/>
          <w:szCs w:val="24"/>
        </w:rPr>
        <w:t>the variation between silvicultural treatments in</w:t>
      </w:r>
      <w:r w:rsidRPr="00FD4669">
        <w:rPr>
          <w:rFonts w:asciiTheme="minorEastAsia" w:hAnsiTheme="minorEastAsia" w:cs="Arial"/>
          <w:i/>
          <w:iCs/>
          <w:sz w:val="24"/>
          <w:szCs w:val="24"/>
        </w:rPr>
        <w:t xml:space="preserve"> </w:t>
      </w:r>
      <w:r w:rsidR="00FD4669" w:rsidRPr="00FD4669">
        <w:rPr>
          <w:rFonts w:asciiTheme="minorEastAsia" w:hAnsiTheme="minorEastAsia" w:cs="Arial"/>
          <w:i/>
          <w:iCs/>
          <w:sz w:val="24"/>
          <w:szCs w:val="24"/>
        </w:rPr>
        <w:t xml:space="preserve">P. taeda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total sapwood area, sapwood increment</w:t>
      </w:r>
      <w:r>
        <w:rPr>
          <w:rFonts w:asciiTheme="minorEastAsia" w:hAnsiTheme="minorEastAsia" w:cs="Arial"/>
          <w:sz w:val="24"/>
          <w:szCs w:val="24"/>
        </w:rPr>
        <w: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w:t>
      </w:r>
      <w:r>
        <w:rPr>
          <w:rFonts w:asciiTheme="minorEastAsia" w:hAnsiTheme="minorEastAsia" w:cs="Arial"/>
          <w:sz w:val="24"/>
          <w:szCs w:val="24"/>
        </w:rPr>
        <w:t>,</w:t>
      </w:r>
      <w:r w:rsidR="00FD4669">
        <w:rPr>
          <w:rFonts w:asciiTheme="minorEastAsia" w:hAnsiTheme="minorEastAsia" w:cs="Arial"/>
          <w:sz w:val="24"/>
          <w:szCs w:val="24"/>
        </w:rPr>
        <w:t xml:space="preserve"> and</w:t>
      </w:r>
      <w:r w:rsidRPr="002064A1">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responses to VPD and REW. </w:t>
      </w:r>
      <w:r w:rsidR="00543870">
        <w:rPr>
          <w:rFonts w:asciiTheme="minorEastAsia" w:hAnsiTheme="minorEastAsia" w:cs="Arial"/>
          <w:sz w:val="24"/>
          <w:szCs w:val="24"/>
        </w:rPr>
        <w:t xml:space="preserve">The study found that although density </w:t>
      </w:r>
      <w:r w:rsidR="00612CD9">
        <w:rPr>
          <w:rFonts w:asciiTheme="minorEastAsia" w:hAnsiTheme="minorEastAsia" w:cs="Arial"/>
          <w:sz w:val="24"/>
          <w:szCs w:val="24"/>
        </w:rPr>
        <w:t>and genotype affected all above</w:t>
      </w:r>
      <w:r w:rsidR="00543870">
        <w:rPr>
          <w:rFonts w:asciiTheme="minorEastAsia" w:hAnsiTheme="minorEastAsia" w:cs="Arial"/>
          <w:sz w:val="24"/>
          <w:szCs w:val="24"/>
        </w:rPr>
        <w:t xml:space="preserve"> traits, the interactions between density, genotype and time </w:t>
      </w:r>
      <w:commentRangeStart w:id="134"/>
      <w:r w:rsidR="00543870">
        <w:rPr>
          <w:rFonts w:asciiTheme="minorEastAsia" w:hAnsiTheme="minorEastAsia" w:cs="Arial"/>
          <w:sz w:val="24"/>
          <w:szCs w:val="24"/>
        </w:rPr>
        <w:t xml:space="preserve">created </w:t>
      </w:r>
      <w:r w:rsidR="00612CD9">
        <w:rPr>
          <w:rFonts w:asciiTheme="minorEastAsia" w:hAnsiTheme="minorEastAsia" w:cs="Arial"/>
          <w:sz w:val="24"/>
          <w:szCs w:val="24"/>
        </w:rPr>
        <w:t>larger variation in transpiration properties but not sapwood properties</w:t>
      </w:r>
      <w:commentRangeEnd w:id="134"/>
      <w:r w:rsidR="00760911">
        <w:rPr>
          <w:rStyle w:val="CommentReference"/>
        </w:rPr>
        <w:commentReference w:id="134"/>
      </w:r>
      <w:r w:rsidR="00612CD9">
        <w:rPr>
          <w:rFonts w:asciiTheme="minorEastAsia" w:hAnsiTheme="minorEastAsia" w:cs="Arial"/>
          <w:sz w:val="24"/>
          <w:szCs w:val="24"/>
        </w:rPr>
        <w:t>.</w:t>
      </w:r>
      <w:r w:rsidR="00337F17">
        <w:rPr>
          <w:rFonts w:asciiTheme="minorEastAsia" w:hAnsiTheme="minorEastAsia" w:cs="Arial"/>
          <w:sz w:val="24"/>
          <w:szCs w:val="24"/>
        </w:rPr>
        <w:t xml:space="preserve"> </w:t>
      </w:r>
      <w:r w:rsidR="002A7FDC">
        <w:rPr>
          <w:rFonts w:asciiTheme="minorEastAsia" w:hAnsiTheme="minorEastAsia" w:cs="Arial"/>
          <w:sz w:val="24"/>
          <w:szCs w:val="24"/>
        </w:rPr>
        <w:t>Sapwood area and growth rate were consistently highest in b</w:t>
      </w:r>
      <w:r w:rsidR="00337F17">
        <w:rPr>
          <w:rFonts w:asciiTheme="minorEastAsia" w:hAnsiTheme="minorEastAsia" w:cs="Arial"/>
          <w:sz w:val="24"/>
          <w:szCs w:val="24"/>
        </w:rPr>
        <w:t>roadest-crowned genotype C4</w:t>
      </w:r>
      <w:r w:rsidR="002A7FDC">
        <w:rPr>
          <w:rFonts w:asciiTheme="minorEastAsia" w:hAnsiTheme="minorEastAsia" w:cs="Arial"/>
          <w:sz w:val="24"/>
          <w:szCs w:val="24"/>
        </w:rPr>
        <w:t>. C4</w:t>
      </w:r>
      <w:r w:rsidR="00337F17">
        <w:rPr>
          <w:rFonts w:asciiTheme="minorEastAsia" w:hAnsiTheme="minorEastAsia" w:cs="Arial"/>
          <w:sz w:val="24"/>
          <w:szCs w:val="24"/>
        </w:rPr>
        <w:t xml:space="preserve"> and narrow-crowned C3 exhibited declined </w:t>
      </w:r>
      <w:r w:rsidR="002A7FDC">
        <w:rPr>
          <w:rFonts w:asciiTheme="minorEastAsia" w:hAnsiTheme="minorEastAsia" w:cs="Arial"/>
          <w:sz w:val="24"/>
          <w:szCs w:val="24"/>
        </w:rPr>
        <w:t xml:space="preserve">overall </w:t>
      </w:r>
      <w:r w:rsidR="00337F17">
        <w:rPr>
          <w:rFonts w:asciiTheme="minorEastAsia" w:hAnsiTheme="minorEastAsia" w:cs="Arial"/>
          <w:sz w:val="24"/>
          <w:szCs w:val="24"/>
        </w:rPr>
        <w:t>transpiration</w:t>
      </w:r>
      <w:r w:rsidR="002A7FDC">
        <w:rPr>
          <w:rFonts w:asciiTheme="minorEastAsia" w:hAnsiTheme="minorEastAsia" w:cs="Arial"/>
          <w:sz w:val="24"/>
          <w:szCs w:val="24"/>
        </w:rPr>
        <w:t xml:space="preserve"> and transpiration</w:t>
      </w:r>
      <w:r w:rsidR="00337F17">
        <w:rPr>
          <w:rFonts w:asciiTheme="minorEastAsia" w:hAnsiTheme="minorEastAsia" w:cs="Arial"/>
          <w:sz w:val="24"/>
          <w:szCs w:val="24"/>
        </w:rPr>
        <w:t xml:space="preserve"> </w:t>
      </w:r>
      <w:r w:rsidR="002A7FDC">
        <w:rPr>
          <w:rFonts w:asciiTheme="minorEastAsia" w:hAnsiTheme="minorEastAsia" w:cs="Arial"/>
          <w:sz w:val="24"/>
          <w:szCs w:val="24"/>
        </w:rPr>
        <w:t xml:space="preserve">responses to REW and VPD </w:t>
      </w:r>
      <w:r w:rsidR="00337F17">
        <w:rPr>
          <w:rFonts w:asciiTheme="minorEastAsia" w:hAnsiTheme="minorEastAsia" w:cs="Arial"/>
          <w:sz w:val="24"/>
          <w:szCs w:val="24"/>
        </w:rPr>
        <w:t xml:space="preserve">when </w:t>
      </w:r>
      <w:commentRangeStart w:id="135"/>
      <w:r w:rsidR="00337F17">
        <w:rPr>
          <w:rFonts w:asciiTheme="minorEastAsia" w:hAnsiTheme="minorEastAsia" w:cs="Arial"/>
          <w:sz w:val="24"/>
          <w:szCs w:val="24"/>
        </w:rPr>
        <w:t xml:space="preserve">planting </w:t>
      </w:r>
      <w:r w:rsidR="002A7FDC">
        <w:rPr>
          <w:rFonts w:asciiTheme="minorEastAsia" w:hAnsiTheme="minorEastAsia" w:cs="Arial"/>
          <w:sz w:val="24"/>
          <w:szCs w:val="24"/>
        </w:rPr>
        <w:t xml:space="preserve">in a density unfavorable of their crown ideotype. </w:t>
      </w:r>
      <w:commentRangeEnd w:id="135"/>
      <w:r w:rsidR="00760911">
        <w:rPr>
          <w:rStyle w:val="CommentReference"/>
        </w:rPr>
        <w:commentReference w:id="135"/>
      </w:r>
    </w:p>
    <w:p w14:paraId="032D7601" w14:textId="77777777" w:rsidR="00402920" w:rsidRDefault="00402920" w:rsidP="00402920">
      <w:pPr>
        <w:spacing w:after="0" w:line="240" w:lineRule="auto"/>
        <w:ind w:firstLine="720"/>
        <w:jc w:val="both"/>
        <w:rPr>
          <w:rFonts w:asciiTheme="minorEastAsia" w:hAnsiTheme="minorEastAsia" w:cs="Arial"/>
          <w:sz w:val="24"/>
          <w:szCs w:val="24"/>
        </w:rPr>
      </w:pPr>
    </w:p>
    <w:p w14:paraId="1B491080" w14:textId="49CBA77C" w:rsidR="007770CF" w:rsidRPr="002E3598" w:rsidRDefault="007770CF" w:rsidP="007770CF">
      <w:pPr>
        <w:spacing w:after="0" w:line="480" w:lineRule="auto"/>
        <w:rPr>
          <w:rFonts w:asciiTheme="minorEastAsia" w:hAnsiTheme="minorEastAsia" w:cs="Arial"/>
          <w:b/>
          <w:bCs/>
          <w:sz w:val="28"/>
          <w:szCs w:val="28"/>
        </w:rPr>
      </w:pPr>
      <w:r>
        <w:rPr>
          <w:rFonts w:asciiTheme="minorEastAsia" w:hAnsiTheme="minorEastAsia" w:cs="Arial"/>
          <w:b/>
          <w:bCs/>
          <w:sz w:val="28"/>
          <w:szCs w:val="28"/>
        </w:rPr>
        <w:t xml:space="preserve">4.1 </w:t>
      </w:r>
      <w:r w:rsidR="00402920">
        <w:rPr>
          <w:rFonts w:asciiTheme="minorEastAsia" w:hAnsiTheme="minorEastAsia" w:cs="Arial"/>
          <w:b/>
          <w:bCs/>
          <w:sz w:val="28"/>
          <w:szCs w:val="28"/>
        </w:rPr>
        <w:t xml:space="preserve">Response Variables: </w:t>
      </w:r>
      <w:proofErr w:type="spellStart"/>
      <w:r w:rsidR="00402920">
        <w:rPr>
          <w:rFonts w:asciiTheme="minorEastAsia" w:hAnsiTheme="minorEastAsia" w:cs="Arial"/>
          <w:b/>
          <w:bCs/>
          <w:sz w:val="28"/>
          <w:szCs w:val="28"/>
        </w:rPr>
        <w:t>Sapflux</w:t>
      </w:r>
      <w:proofErr w:type="spellEnd"/>
      <w:r w:rsidR="00402920">
        <w:rPr>
          <w:rFonts w:asciiTheme="minorEastAsia" w:hAnsiTheme="minorEastAsia" w:cs="Arial"/>
          <w:b/>
          <w:bCs/>
          <w:sz w:val="28"/>
          <w:szCs w:val="28"/>
        </w:rPr>
        <w:t xml:space="preserve">, Sapwood, and </w:t>
      </w:r>
      <w:proofErr w:type="spellStart"/>
      <w:r w:rsidR="00402920">
        <w:rPr>
          <w:rFonts w:asciiTheme="minorEastAsia" w:hAnsiTheme="minorEastAsia" w:cs="Arial"/>
          <w:b/>
          <w:bCs/>
          <w:sz w:val="28"/>
          <w:szCs w:val="28"/>
        </w:rPr>
        <w:t>Sapflow</w:t>
      </w:r>
      <w:proofErr w:type="spellEnd"/>
    </w:p>
    <w:p w14:paraId="181FF4C9" w14:textId="6127C1C4" w:rsidR="008657BC" w:rsidRDefault="008657BC" w:rsidP="00543870">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Although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calculated from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and sapwood area, the interactions between time, density levels and genotypes led </w:t>
      </w:r>
      <w:commentRangeStart w:id="136"/>
      <w:r w:rsidRPr="002C709A">
        <w:rPr>
          <w:rFonts w:asciiTheme="minorEastAsia" w:hAnsiTheme="minorEastAsia" w:cs="Arial"/>
          <w:sz w:val="24"/>
          <w:szCs w:val="24"/>
        </w:rPr>
        <w:t xml:space="preserve">to greater variability in transpiration properties than in </w:t>
      </w:r>
      <w:r w:rsidR="00FC56E7">
        <w:rPr>
          <w:rFonts w:asciiTheme="minorEastAsia" w:hAnsiTheme="minorEastAsia" w:cs="Arial"/>
          <w:sz w:val="24"/>
          <w:szCs w:val="24"/>
        </w:rPr>
        <w:t>sapwood</w:t>
      </w:r>
      <w:r w:rsidRPr="002C709A">
        <w:rPr>
          <w:rFonts w:asciiTheme="minorEastAsia" w:hAnsiTheme="minorEastAsia" w:cs="Arial"/>
          <w:sz w:val="24"/>
          <w:szCs w:val="24"/>
        </w:rPr>
        <w:t xml:space="preserve"> properties</w:t>
      </w:r>
      <w:commentRangeEnd w:id="136"/>
      <w:r w:rsidR="00760911">
        <w:rPr>
          <w:rStyle w:val="CommentReference"/>
        </w:rPr>
        <w:commentReference w:id="136"/>
      </w:r>
      <w:r w:rsidRPr="002C709A">
        <w:rPr>
          <w:rFonts w:asciiTheme="minorEastAsia" w:hAnsiTheme="minorEastAsia" w:cs="Arial"/>
          <w:sz w:val="24"/>
          <w:szCs w:val="24"/>
        </w:rPr>
        <w:t xml:space="preserve">. </w:t>
      </w:r>
      <w:commentRangeStart w:id="137"/>
      <w:r w:rsidR="00FC56E7" w:rsidRPr="002C709A">
        <w:rPr>
          <w:rFonts w:asciiTheme="minorEastAsia" w:hAnsiTheme="minorEastAsia" w:cs="Arial"/>
          <w:sz w:val="24"/>
          <w:szCs w:val="24"/>
        </w:rPr>
        <w:t xml:space="preserve">The ANOVA performed for </w:t>
      </w:r>
      <w:proofErr w:type="spellStart"/>
      <w:proofErr w:type="gramStart"/>
      <w:r w:rsidR="00FC56E7" w:rsidRPr="002C709A">
        <w:rPr>
          <w:rFonts w:asciiTheme="minorEastAsia" w:hAnsiTheme="minorEastAsia" w:cs="Arial"/>
          <w:sz w:val="24"/>
          <w:szCs w:val="24"/>
        </w:rPr>
        <w:t>sapflux</w:t>
      </w:r>
      <w:proofErr w:type="spellEnd"/>
      <w:proofErr w:type="gramEnd"/>
      <w:r w:rsidR="00FC56E7" w:rsidRPr="002C709A">
        <w:rPr>
          <w:rFonts w:asciiTheme="minorEastAsia" w:hAnsiTheme="minorEastAsia" w:cs="Arial"/>
          <w:sz w:val="24"/>
          <w:szCs w:val="24"/>
        </w:rPr>
        <w:t xml:space="preserve"> and total sapwood area returned similar significance </w:t>
      </w:r>
      <w:r w:rsidR="00FC56E7">
        <w:rPr>
          <w:rFonts w:asciiTheme="minorEastAsia" w:hAnsiTheme="minorEastAsia" w:cs="Arial"/>
          <w:sz w:val="24"/>
          <w:szCs w:val="24"/>
        </w:rPr>
        <w:t xml:space="preserve">on explanatory variables, while </w:t>
      </w:r>
      <w:proofErr w:type="spellStart"/>
      <w:r w:rsidR="00FC56E7">
        <w:rPr>
          <w:rFonts w:asciiTheme="minorEastAsia" w:hAnsiTheme="minorEastAsia" w:cs="Arial"/>
          <w:sz w:val="24"/>
          <w:szCs w:val="24"/>
        </w:rPr>
        <w:t>sapflow</w:t>
      </w:r>
      <w:proofErr w:type="spellEnd"/>
      <w:r w:rsidR="00FC56E7">
        <w:rPr>
          <w:rFonts w:asciiTheme="minorEastAsia" w:hAnsiTheme="minorEastAsia" w:cs="Arial"/>
          <w:sz w:val="24"/>
          <w:szCs w:val="24"/>
        </w:rPr>
        <w:t xml:space="preserve"> was </w:t>
      </w:r>
      <w:r w:rsidR="00FC56E7">
        <w:rPr>
          <w:rFonts w:asciiTheme="minorEastAsia" w:hAnsiTheme="minorEastAsia" w:cs="Arial"/>
          <w:sz w:val="24"/>
          <w:szCs w:val="24"/>
        </w:rPr>
        <w:lastRenderedPageBreak/>
        <w:t xml:space="preserve">influenced by three more interaction terms </w:t>
      </w:r>
      <w:r w:rsidR="00FC56E7" w:rsidRPr="002C709A">
        <w:rPr>
          <w:rFonts w:asciiTheme="minorEastAsia" w:hAnsiTheme="minorEastAsia" w:cs="Arial"/>
          <w:sz w:val="24"/>
          <w:szCs w:val="24"/>
        </w:rPr>
        <w:t>(Table 3)</w:t>
      </w:r>
      <w:r w:rsidR="00FC56E7">
        <w:rPr>
          <w:rFonts w:asciiTheme="minorEastAsia" w:hAnsiTheme="minorEastAsia" w:cs="Arial"/>
          <w:sz w:val="24"/>
          <w:szCs w:val="24"/>
        </w:rPr>
        <w:t xml:space="preserve">. </w:t>
      </w:r>
      <w:commentRangeEnd w:id="137"/>
      <w:r w:rsidR="00760911">
        <w:rPr>
          <w:rStyle w:val="CommentReference"/>
        </w:rPr>
        <w:commentReference w:id="137"/>
      </w:r>
      <w:proofErr w:type="spellStart"/>
      <w:r w:rsidR="00FC56E7">
        <w:rPr>
          <w:rFonts w:asciiTheme="minorEastAsia" w:hAnsiTheme="minorEastAsia" w:cs="Arial"/>
          <w:sz w:val="24"/>
          <w:szCs w:val="24"/>
        </w:rPr>
        <w:t>Sapflux</w:t>
      </w:r>
      <w:proofErr w:type="spellEnd"/>
      <w:r w:rsidR="00FC56E7">
        <w:rPr>
          <w:rFonts w:asciiTheme="minorEastAsia" w:hAnsiTheme="minorEastAsia" w:cs="Arial"/>
          <w:sz w:val="24"/>
          <w:szCs w:val="24"/>
        </w:rPr>
        <w:t xml:space="preserve"> was </w:t>
      </w:r>
      <w:del w:id="138" w:author="c m" w:date="2022-12-01T15:47:00Z">
        <w:r w:rsidR="00FC56E7" w:rsidDel="00727E54">
          <w:rPr>
            <w:rFonts w:asciiTheme="minorEastAsia" w:hAnsiTheme="minorEastAsia" w:cs="Arial"/>
            <w:sz w:val="24"/>
            <w:szCs w:val="24"/>
          </w:rPr>
          <w:delText xml:space="preserve">found </w:delText>
        </w:r>
      </w:del>
      <w:r w:rsidR="00FC56E7">
        <w:rPr>
          <w:rFonts w:asciiTheme="minorEastAsia" w:hAnsiTheme="minorEastAsia" w:cs="Arial"/>
          <w:sz w:val="24"/>
          <w:szCs w:val="24"/>
        </w:rPr>
        <w:t xml:space="preserve">significantly higher in low density plantations whereas sapwood area, sapwood increment, and </w:t>
      </w:r>
      <w:proofErr w:type="spellStart"/>
      <w:r w:rsidR="00FC56E7">
        <w:rPr>
          <w:rFonts w:asciiTheme="minorEastAsia" w:hAnsiTheme="minorEastAsia" w:cs="Arial"/>
          <w:sz w:val="24"/>
          <w:szCs w:val="24"/>
        </w:rPr>
        <w:t>sapflow</w:t>
      </w:r>
      <w:proofErr w:type="spellEnd"/>
      <w:r w:rsidR="00FC56E7">
        <w:rPr>
          <w:rFonts w:asciiTheme="minorEastAsia" w:hAnsiTheme="minorEastAsia" w:cs="Arial"/>
          <w:sz w:val="24"/>
          <w:szCs w:val="24"/>
        </w:rPr>
        <w:t xml:space="preserve"> were found significantly higher in high density plantations. This can be explained by the bigger-sized trees in low density plantation, where both inner and outer probes were inserted near newly grown, active xylems, while smaller trees had their probes closer to heartwood section which did not transport water (Sperry, 2003).</w:t>
      </w:r>
      <w:r w:rsidR="00CE42EC">
        <w:rPr>
          <w:rFonts w:asciiTheme="minorEastAsia" w:hAnsiTheme="minorEastAsia" w:cs="Arial"/>
          <w:sz w:val="24"/>
          <w:szCs w:val="24"/>
        </w:rPr>
        <w:t xml:space="preserve"> </w:t>
      </w:r>
    </w:p>
    <w:p w14:paraId="22B055C3" w14:textId="77777777" w:rsidR="00E11FE6" w:rsidRDefault="00E11FE6" w:rsidP="00E11FE6">
      <w:pPr>
        <w:spacing w:after="0" w:line="240" w:lineRule="auto"/>
        <w:ind w:firstLine="720"/>
        <w:jc w:val="both"/>
        <w:rPr>
          <w:rFonts w:asciiTheme="minorEastAsia" w:hAnsiTheme="minorEastAsia" w:cs="Arial"/>
          <w:sz w:val="24"/>
          <w:szCs w:val="24"/>
        </w:rPr>
      </w:pPr>
    </w:p>
    <w:p w14:paraId="494757B9" w14:textId="64DBD5DE" w:rsidR="002A7FDC" w:rsidRPr="002A7FDC" w:rsidRDefault="002A7FDC" w:rsidP="002A7FDC">
      <w:pPr>
        <w:spacing w:after="0" w:line="480" w:lineRule="auto"/>
        <w:jc w:val="both"/>
        <w:rPr>
          <w:rFonts w:asciiTheme="minorEastAsia" w:hAnsiTheme="minorEastAsia" w:cs="Arial"/>
          <w:b/>
          <w:bCs/>
          <w:sz w:val="28"/>
          <w:szCs w:val="28"/>
        </w:rPr>
      </w:pPr>
      <w:r>
        <w:rPr>
          <w:rFonts w:asciiTheme="minorEastAsia" w:hAnsiTheme="minorEastAsia" w:cs="Arial"/>
          <w:b/>
          <w:bCs/>
          <w:sz w:val="28"/>
          <w:szCs w:val="28"/>
        </w:rPr>
        <w:t xml:space="preserve">4.2 </w:t>
      </w:r>
      <w:r w:rsidRPr="002A7FDC">
        <w:rPr>
          <w:rFonts w:asciiTheme="minorEastAsia" w:hAnsiTheme="minorEastAsia" w:cs="Arial"/>
          <w:b/>
          <w:bCs/>
          <w:sz w:val="28"/>
          <w:szCs w:val="28"/>
        </w:rPr>
        <w:t xml:space="preserve">Seasonality </w:t>
      </w:r>
    </w:p>
    <w:p w14:paraId="2F810E66" w14:textId="5275B34B" w:rsidR="002A7FDC" w:rsidRDefault="00610A37" w:rsidP="00610A37">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While C2, C3, and C4 transpired in similar patterns over the season, OP displayed higher variability. However, OP</w:t>
      </w:r>
      <w:r w:rsidRPr="00610A37">
        <w:rPr>
          <w:rFonts w:asciiTheme="minorEastAsia" w:hAnsiTheme="minorEastAsia" w:cs="Arial"/>
          <w:sz w:val="24"/>
          <w:szCs w:val="24"/>
        </w:rPr>
        <w:t xml:space="preserve"> </w:t>
      </w:r>
      <w:r>
        <w:rPr>
          <w:rFonts w:asciiTheme="minorEastAsia" w:hAnsiTheme="minorEastAsia" w:cs="Arial"/>
          <w:sz w:val="24"/>
          <w:szCs w:val="24"/>
        </w:rPr>
        <w:t>was less susceptible to the effect of planting density over the growing season</w:t>
      </w:r>
      <w:r w:rsidRPr="00610A37">
        <w:rPr>
          <w:rFonts w:asciiTheme="minorEastAsia" w:hAnsiTheme="minorEastAsia" w:cs="Arial"/>
          <w:sz w:val="24"/>
          <w:szCs w:val="24"/>
        </w:rPr>
        <w:t xml:space="preserve"> </w:t>
      </w:r>
      <w:r>
        <w:rPr>
          <w:rFonts w:asciiTheme="minorEastAsia" w:hAnsiTheme="minorEastAsia" w:cs="Arial"/>
          <w:sz w:val="24"/>
          <w:szCs w:val="24"/>
        </w:rPr>
        <w:t xml:space="preserve">potentially due to its </w:t>
      </w:r>
      <w:commentRangeStart w:id="139"/>
      <w:r>
        <w:rPr>
          <w:rFonts w:asciiTheme="minorEastAsia" w:hAnsiTheme="minorEastAsia" w:cs="Arial"/>
          <w:sz w:val="24"/>
          <w:szCs w:val="24"/>
        </w:rPr>
        <w:t>higher genetic variability</w:t>
      </w:r>
      <w:commentRangeEnd w:id="139"/>
      <w:r w:rsidR="000721A6">
        <w:rPr>
          <w:rStyle w:val="CommentReference"/>
        </w:rPr>
        <w:commentReference w:id="139"/>
      </w:r>
      <w:r>
        <w:rPr>
          <w:rFonts w:asciiTheme="minorEastAsia" w:hAnsiTheme="minorEastAsia" w:cs="Arial"/>
          <w:sz w:val="24"/>
          <w:szCs w:val="24"/>
        </w:rPr>
        <w:t>.</w:t>
      </w:r>
      <w:r w:rsidR="002A7FDC">
        <w:rPr>
          <w:rFonts w:asciiTheme="minorEastAsia" w:hAnsiTheme="minorEastAsia" w:cs="Arial"/>
          <w:sz w:val="24"/>
          <w:szCs w:val="24"/>
        </w:rPr>
        <w:t xml:space="preserve"> It appeared to </w:t>
      </w:r>
      <w:r>
        <w:rPr>
          <w:rFonts w:asciiTheme="minorEastAsia" w:hAnsiTheme="minorEastAsia" w:cs="Arial"/>
          <w:sz w:val="24"/>
          <w:szCs w:val="24"/>
        </w:rPr>
        <w:t>tolerate low</w:t>
      </w:r>
      <w:r w:rsidR="002A7FDC">
        <w:rPr>
          <w:rFonts w:asciiTheme="minorEastAsia" w:hAnsiTheme="minorEastAsia" w:cs="Arial"/>
          <w:sz w:val="24"/>
          <w:szCs w:val="24"/>
        </w:rPr>
        <w:t xml:space="preserve"> water availability</w:t>
      </w:r>
      <w:r>
        <w:rPr>
          <w:rFonts w:asciiTheme="minorEastAsia" w:hAnsiTheme="minorEastAsia" w:cs="Arial"/>
          <w:sz w:val="24"/>
          <w:szCs w:val="24"/>
        </w:rPr>
        <w:t xml:space="preserve"> as </w:t>
      </w:r>
      <w:r w:rsidR="002A7FDC">
        <w:rPr>
          <w:rFonts w:asciiTheme="minorEastAsia" w:hAnsiTheme="minorEastAsia" w:cs="Arial"/>
          <w:sz w:val="24"/>
          <w:szCs w:val="24"/>
        </w:rPr>
        <w:t>it was able to transpire less than other genotypes under the driest condition during the season (Figure 5, lower).</w:t>
      </w:r>
      <w:r w:rsidR="00016327">
        <w:rPr>
          <w:rFonts w:asciiTheme="minorEastAsia" w:hAnsiTheme="minorEastAsia" w:cs="Arial"/>
          <w:sz w:val="24"/>
          <w:szCs w:val="24"/>
        </w:rPr>
        <w:t xml:space="preserve"> Drought resistance could be essential to genetic selection under climate change. </w:t>
      </w:r>
    </w:p>
    <w:p w14:paraId="3357AE64" w14:textId="77777777" w:rsidR="00227EAC" w:rsidRPr="002C709A" w:rsidRDefault="00227EAC" w:rsidP="00227EAC">
      <w:pPr>
        <w:spacing w:after="0" w:line="240" w:lineRule="auto"/>
        <w:ind w:firstLine="720"/>
        <w:jc w:val="both"/>
        <w:rPr>
          <w:rFonts w:asciiTheme="minorEastAsia" w:hAnsiTheme="minorEastAsia" w:cs="Arial"/>
          <w:sz w:val="24"/>
          <w:szCs w:val="24"/>
        </w:rPr>
      </w:pPr>
    </w:p>
    <w:p w14:paraId="6AFD61D2" w14:textId="72394CA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E11FE6">
        <w:rPr>
          <w:rFonts w:asciiTheme="minorEastAsia" w:hAnsiTheme="minorEastAsia" w:cs="Arial"/>
          <w:b/>
          <w:bCs/>
          <w:sz w:val="28"/>
          <w:szCs w:val="28"/>
        </w:rPr>
        <w:t>3</w:t>
      </w:r>
      <w:r w:rsidRPr="002C709A">
        <w:rPr>
          <w:rFonts w:asciiTheme="minorEastAsia" w:hAnsiTheme="minorEastAsia" w:cs="Arial"/>
          <w:b/>
          <w:bCs/>
          <w:sz w:val="28"/>
          <w:szCs w:val="28"/>
        </w:rPr>
        <w:t xml:space="preserve"> Environmental Variables: VPD and REW</w:t>
      </w:r>
    </w:p>
    <w:p w14:paraId="44104C5D" w14:textId="22B77A60" w:rsidR="00E11FE6" w:rsidRPr="002C709A" w:rsidRDefault="008657BC" w:rsidP="00E11FE6">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w:t>
      </w:r>
      <w:r>
        <w:rPr>
          <w:rFonts w:asciiTheme="minorEastAsia" w:hAnsiTheme="minorEastAsia" w:cs="Arial"/>
          <w:sz w:val="24"/>
          <w:szCs w:val="24"/>
        </w:rPr>
        <w:t xml:space="preserve"> (Figure </w:t>
      </w:r>
      <w:r w:rsidR="00227EAC">
        <w:rPr>
          <w:rFonts w:asciiTheme="minorEastAsia" w:hAnsiTheme="minorEastAsia" w:cs="Arial"/>
          <w:sz w:val="24"/>
          <w:szCs w:val="24"/>
        </w:rPr>
        <w:t>6</w:t>
      </w:r>
      <w:r>
        <w:rPr>
          <w:rFonts w:asciiTheme="minorEastAsia" w:hAnsiTheme="minorEastAsia" w:cs="Arial"/>
          <w:sz w:val="24"/>
          <w:szCs w:val="24"/>
        </w:rPr>
        <w:t>)</w:t>
      </w:r>
      <w:r w:rsidRPr="002C709A">
        <w:rPr>
          <w:rFonts w:asciiTheme="minorEastAsia" w:hAnsiTheme="minorEastAsia" w:cs="Arial"/>
          <w:sz w:val="24"/>
          <w:szCs w:val="24"/>
        </w:rPr>
        <w:t>. The study’s second hypothesis was accepted where transpiration positively correlated with VPD and REW. The transpiration responses to log-</w:t>
      </w:r>
      <w:r w:rsidR="00227EAC">
        <w:rPr>
          <w:rFonts w:asciiTheme="minorEastAsia" w:hAnsiTheme="minorEastAsia" w:cs="Arial"/>
          <w:sz w:val="24"/>
          <w:szCs w:val="24"/>
        </w:rPr>
        <w:t>transformed</w:t>
      </w:r>
      <w:r w:rsidRPr="002C709A">
        <w:rPr>
          <w:rFonts w:asciiTheme="minorEastAsia" w:hAnsiTheme="minorEastAsia" w:cs="Arial"/>
          <w:sz w:val="24"/>
          <w:szCs w:val="24"/>
        </w:rPr>
        <w:t xml:space="preserve"> VPD and log-</w:t>
      </w:r>
      <w:r w:rsidR="00227EAC">
        <w:rPr>
          <w:rFonts w:asciiTheme="minorEastAsia" w:hAnsiTheme="minorEastAsia" w:cs="Arial"/>
          <w:sz w:val="24"/>
          <w:szCs w:val="24"/>
        </w:rPr>
        <w:lastRenderedPageBreak/>
        <w:t>transformed</w:t>
      </w:r>
      <w:r w:rsidRPr="002C709A">
        <w:rPr>
          <w:rFonts w:asciiTheme="minorEastAsia" w:hAnsiTheme="minorEastAsia" w:cs="Arial"/>
          <w:sz w:val="24"/>
          <w:szCs w:val="24"/>
        </w:rPr>
        <w:t xml:space="preserve"> REW among groups constructed different slopes</w:t>
      </w:r>
      <w:r>
        <w:rPr>
          <w:rFonts w:asciiTheme="minorEastAsia" w:hAnsiTheme="minorEastAsia" w:cs="Arial"/>
          <w:sz w:val="24"/>
          <w:szCs w:val="24"/>
        </w:rPr>
        <w:t xml:space="preserve"> and intercepts</w:t>
      </w:r>
      <w:r w:rsidRPr="002C709A">
        <w:rPr>
          <w:rFonts w:asciiTheme="minorEastAsia" w:hAnsiTheme="minorEastAsia" w:cs="Arial"/>
          <w:sz w:val="24"/>
          <w:szCs w:val="24"/>
        </w:rPr>
        <w:t xml:space="preserve">, indicating interactions between treatments and environmental covariates. </w:t>
      </w:r>
    </w:p>
    <w:p w14:paraId="2D81B88C" w14:textId="404E774F" w:rsidR="00E11FE6" w:rsidRDefault="00E11FE6" w:rsidP="00E11FE6">
      <w:pPr>
        <w:spacing w:after="0" w:line="240" w:lineRule="auto"/>
        <w:ind w:firstLine="720"/>
        <w:jc w:val="both"/>
        <w:rPr>
          <w:rFonts w:asciiTheme="minorEastAsia" w:hAnsiTheme="minorEastAsia" w:cs="Arial"/>
          <w:sz w:val="24"/>
          <w:szCs w:val="24"/>
        </w:rPr>
      </w:pPr>
    </w:p>
    <w:p w14:paraId="54E82E9C" w14:textId="5A22FA4D" w:rsidR="00E11FE6" w:rsidRPr="00E11FE6" w:rsidRDefault="00E11FE6" w:rsidP="00E11FE6">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642C9E">
        <w:rPr>
          <w:rFonts w:asciiTheme="minorEastAsia" w:hAnsiTheme="minorEastAsia" w:cs="Arial"/>
          <w:b/>
          <w:bCs/>
          <w:sz w:val="28"/>
          <w:szCs w:val="28"/>
        </w:rPr>
        <w:t>4</w:t>
      </w:r>
      <w:r w:rsidRPr="002C709A">
        <w:rPr>
          <w:rFonts w:asciiTheme="minorEastAsia" w:hAnsiTheme="minorEastAsia" w:cs="Arial"/>
          <w:b/>
          <w:bCs/>
          <w:sz w:val="28"/>
          <w:szCs w:val="28"/>
        </w:rPr>
        <w:t xml:space="preserve"> </w:t>
      </w:r>
      <w:r>
        <w:rPr>
          <w:rFonts w:asciiTheme="minorEastAsia" w:hAnsiTheme="minorEastAsia" w:cs="Arial"/>
          <w:b/>
          <w:bCs/>
          <w:sz w:val="28"/>
          <w:szCs w:val="28"/>
        </w:rPr>
        <w:t>Treatments: Density and Genotype</w:t>
      </w:r>
    </w:p>
    <w:p w14:paraId="78491984" w14:textId="628F4E48" w:rsidR="00E11FE6" w:rsidRDefault="00E3766D" w:rsidP="00642C9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As predicted in the first hypothesis, density and genotype had different effects on transpiration. </w:t>
      </w:r>
      <w:r w:rsidR="00E11FE6" w:rsidRPr="002C709A">
        <w:rPr>
          <w:rFonts w:asciiTheme="minorEastAsia" w:hAnsiTheme="minorEastAsia" w:cs="Arial"/>
          <w:sz w:val="24"/>
          <w:szCs w:val="24"/>
        </w:rPr>
        <w:t xml:space="preserve">Density was the primary factor affecting </w:t>
      </w:r>
      <w:proofErr w:type="spellStart"/>
      <w:r w:rsidR="00E11FE6">
        <w:rPr>
          <w:rFonts w:asciiTheme="minorEastAsia" w:hAnsiTheme="minorEastAsia" w:cs="Arial"/>
          <w:sz w:val="24"/>
          <w:szCs w:val="24"/>
        </w:rPr>
        <w:t>sapflux</w:t>
      </w:r>
      <w:proofErr w:type="spellEnd"/>
      <w:r w:rsidR="00E11FE6">
        <w:rPr>
          <w:rFonts w:asciiTheme="minorEastAsia" w:hAnsiTheme="minorEastAsia" w:cs="Arial"/>
          <w:sz w:val="24"/>
          <w:szCs w:val="24"/>
        </w:rPr>
        <w:t xml:space="preserve">, sapwood, and </w:t>
      </w:r>
      <w:proofErr w:type="spellStart"/>
      <w:r w:rsidR="00E11FE6">
        <w:rPr>
          <w:rFonts w:asciiTheme="minorEastAsia" w:hAnsiTheme="minorEastAsia" w:cs="Arial"/>
          <w:sz w:val="24"/>
          <w:szCs w:val="24"/>
        </w:rPr>
        <w:t>sapflow</w:t>
      </w:r>
      <w:proofErr w:type="spellEnd"/>
      <w:r w:rsidR="00E11FE6">
        <w:rPr>
          <w:rFonts w:asciiTheme="minorEastAsia" w:hAnsiTheme="minorEastAsia" w:cs="Arial"/>
          <w:sz w:val="24"/>
          <w:szCs w:val="24"/>
        </w:rPr>
        <w:t>,</w:t>
      </w:r>
      <w:r w:rsidR="00E11FE6" w:rsidRPr="002C709A">
        <w:rPr>
          <w:rFonts w:asciiTheme="minorEastAsia" w:hAnsiTheme="minorEastAsia" w:cs="Arial"/>
          <w:sz w:val="24"/>
          <w:szCs w:val="24"/>
        </w:rPr>
        <w:t xml:space="preserve"> while genotype had varied</w:t>
      </w:r>
      <w:r w:rsidR="00E11FE6">
        <w:rPr>
          <w:rFonts w:asciiTheme="minorEastAsia" w:hAnsiTheme="minorEastAsia" w:cs="Arial"/>
          <w:sz w:val="24"/>
          <w:szCs w:val="24"/>
        </w:rPr>
        <w:t>, more subtle</w:t>
      </w:r>
      <w:r w:rsidR="00E11FE6" w:rsidRPr="002C709A">
        <w:rPr>
          <w:rFonts w:asciiTheme="minorEastAsia" w:hAnsiTheme="minorEastAsia" w:cs="Arial"/>
          <w:sz w:val="24"/>
          <w:szCs w:val="24"/>
        </w:rPr>
        <w:t xml:space="preserve"> impact on </w:t>
      </w:r>
      <w:r w:rsidR="00E11FE6">
        <w:rPr>
          <w:rFonts w:asciiTheme="minorEastAsia" w:hAnsiTheme="minorEastAsia" w:cs="Arial"/>
          <w:sz w:val="24"/>
          <w:szCs w:val="24"/>
        </w:rPr>
        <w:t>the response variables</w:t>
      </w:r>
      <w:r w:rsidR="00E11FE6" w:rsidRPr="002C709A">
        <w:rPr>
          <w:rFonts w:asciiTheme="minorEastAsia" w:hAnsiTheme="minorEastAsia" w:cs="Arial"/>
          <w:sz w:val="24"/>
          <w:szCs w:val="24"/>
        </w:rPr>
        <w:t xml:space="preserve">. </w:t>
      </w:r>
      <w:r w:rsidR="00E11FE6">
        <w:rPr>
          <w:rFonts w:asciiTheme="minorEastAsia" w:hAnsiTheme="minorEastAsia" w:cs="Arial"/>
          <w:sz w:val="24"/>
          <w:szCs w:val="24"/>
        </w:rPr>
        <w:t xml:space="preserve">High density treatment appeared to experience more variability in </w:t>
      </w:r>
      <w:r w:rsidR="00E11FE6" w:rsidRPr="00CF053B">
        <w:rPr>
          <w:rFonts w:asciiTheme="minorEastAsia" w:hAnsiTheme="minorEastAsia" w:cs="Arial"/>
          <w:i/>
          <w:iCs/>
          <w:sz w:val="24"/>
          <w:szCs w:val="24"/>
        </w:rPr>
        <w:t>P. taeda</w:t>
      </w:r>
      <w:r w:rsidR="00E11FE6">
        <w:rPr>
          <w:rFonts w:asciiTheme="minorEastAsia" w:hAnsiTheme="minorEastAsia" w:cs="Arial"/>
          <w:sz w:val="24"/>
          <w:szCs w:val="24"/>
        </w:rPr>
        <w:t xml:space="preserve"> transpiration traits as it yielded more statistically distinctive groups comparing to low density treatment. The lack of interaction and competition could have restricted individual tree’s expression under low planting treatment. However, such variation was not reflected in sapwood properties.</w:t>
      </w:r>
      <w:r w:rsidR="00642C9E">
        <w:rPr>
          <w:rFonts w:asciiTheme="minorEastAsia" w:hAnsiTheme="minorEastAsia" w:cs="Arial"/>
          <w:sz w:val="24"/>
          <w:szCs w:val="24"/>
        </w:rPr>
        <w:t xml:space="preserve"> Total</w:t>
      </w:r>
      <w:r w:rsidR="00642C9E" w:rsidRPr="002C709A">
        <w:rPr>
          <w:rFonts w:asciiTheme="minorEastAsia" w:hAnsiTheme="minorEastAsia" w:cs="Arial"/>
          <w:sz w:val="24"/>
          <w:szCs w:val="24"/>
        </w:rPr>
        <w:t xml:space="preserve"> sapwood area and sapwood increment ranked inconsistently across treatments; C4 </w:t>
      </w:r>
      <w:r w:rsidR="00642C9E">
        <w:rPr>
          <w:rFonts w:asciiTheme="minorEastAsia" w:hAnsiTheme="minorEastAsia" w:cs="Arial"/>
          <w:sz w:val="24"/>
          <w:szCs w:val="24"/>
        </w:rPr>
        <w:t>showed</w:t>
      </w:r>
      <w:r w:rsidR="00642C9E" w:rsidRPr="002C709A">
        <w:rPr>
          <w:rFonts w:asciiTheme="minorEastAsia" w:hAnsiTheme="minorEastAsia" w:cs="Arial"/>
          <w:sz w:val="24"/>
          <w:szCs w:val="24"/>
        </w:rPr>
        <w:t xml:space="preserve"> the highest total sapwood area and sapwood </w:t>
      </w:r>
      <w:r w:rsidR="00642C9E">
        <w:rPr>
          <w:rFonts w:asciiTheme="minorEastAsia" w:hAnsiTheme="minorEastAsia" w:cs="Arial"/>
          <w:sz w:val="24"/>
          <w:szCs w:val="24"/>
        </w:rPr>
        <w:t>growth</w:t>
      </w:r>
      <w:r w:rsidR="00642C9E" w:rsidRPr="002C709A">
        <w:rPr>
          <w:rFonts w:asciiTheme="minorEastAsia" w:hAnsiTheme="minorEastAsia" w:cs="Arial"/>
          <w:sz w:val="24"/>
          <w:szCs w:val="24"/>
        </w:rPr>
        <w:t xml:space="preserve"> across densities. T</w:t>
      </w:r>
      <w:r w:rsidR="00642C9E">
        <w:rPr>
          <w:rFonts w:asciiTheme="minorEastAsia" w:hAnsiTheme="minorEastAsia" w:cs="Arial"/>
          <w:sz w:val="24"/>
          <w:szCs w:val="24"/>
        </w:rPr>
        <w:t>herefore, tree</w:t>
      </w:r>
      <w:r w:rsidR="00642C9E" w:rsidRPr="002C709A">
        <w:rPr>
          <w:rFonts w:asciiTheme="minorEastAsia" w:hAnsiTheme="minorEastAsia" w:cs="Arial"/>
          <w:sz w:val="24"/>
          <w:szCs w:val="24"/>
        </w:rPr>
        <w:t xml:space="preserve"> size or productivity </w:t>
      </w:r>
      <w:r w:rsidR="00642C9E">
        <w:rPr>
          <w:rFonts w:asciiTheme="minorEastAsia" w:hAnsiTheme="minorEastAsia" w:cs="Arial"/>
          <w:sz w:val="24"/>
          <w:szCs w:val="24"/>
        </w:rPr>
        <w:t>did</w:t>
      </w:r>
      <w:r w:rsidR="00642C9E" w:rsidRPr="002C709A">
        <w:rPr>
          <w:rFonts w:asciiTheme="minorEastAsia" w:hAnsiTheme="minorEastAsia" w:cs="Arial"/>
          <w:sz w:val="24"/>
          <w:szCs w:val="24"/>
        </w:rPr>
        <w:t xml:space="preserve"> not necessarily correspond to transpiration or </w:t>
      </w:r>
      <w:r w:rsidR="00642C9E">
        <w:rPr>
          <w:rFonts w:asciiTheme="minorEastAsia" w:hAnsiTheme="minorEastAsia" w:cs="Arial"/>
          <w:sz w:val="24"/>
          <w:szCs w:val="24"/>
        </w:rPr>
        <w:t xml:space="preserve">planting </w:t>
      </w:r>
      <w:r w:rsidR="00642C9E" w:rsidRPr="002C709A">
        <w:rPr>
          <w:rFonts w:asciiTheme="minorEastAsia" w:hAnsiTheme="minorEastAsia" w:cs="Arial"/>
          <w:sz w:val="24"/>
          <w:szCs w:val="24"/>
        </w:rPr>
        <w:t xml:space="preserve">density, instead it </w:t>
      </w:r>
      <w:r w:rsidR="00642C9E">
        <w:rPr>
          <w:rFonts w:asciiTheme="minorEastAsia" w:hAnsiTheme="minorEastAsia" w:cs="Arial"/>
          <w:sz w:val="24"/>
          <w:szCs w:val="24"/>
        </w:rPr>
        <w:t>might</w:t>
      </w:r>
      <w:r w:rsidR="00642C9E" w:rsidRPr="002C709A">
        <w:rPr>
          <w:rFonts w:asciiTheme="minorEastAsia" w:hAnsiTheme="minorEastAsia" w:cs="Arial"/>
          <w:sz w:val="24"/>
          <w:szCs w:val="24"/>
        </w:rPr>
        <w:t xml:space="preserve"> be a stable trait with</w:t>
      </w:r>
      <w:r w:rsidR="00642C9E">
        <w:rPr>
          <w:rFonts w:asciiTheme="minorEastAsia" w:hAnsiTheme="minorEastAsia" w:cs="Arial"/>
          <w:sz w:val="24"/>
          <w:szCs w:val="24"/>
        </w:rPr>
        <w:t>in</w:t>
      </w:r>
      <w:r w:rsidR="00642C9E" w:rsidRPr="002C709A">
        <w:rPr>
          <w:rFonts w:asciiTheme="minorEastAsia" w:hAnsiTheme="minorEastAsia" w:cs="Arial"/>
          <w:sz w:val="24"/>
          <w:szCs w:val="24"/>
        </w:rPr>
        <w:t xml:space="preserve"> certain crown genotypes but exhibit</w:t>
      </w:r>
      <w:r w:rsidR="00642C9E">
        <w:rPr>
          <w:rFonts w:asciiTheme="minorEastAsia" w:hAnsiTheme="minorEastAsia" w:cs="Arial"/>
          <w:sz w:val="24"/>
          <w:szCs w:val="24"/>
        </w:rPr>
        <w:t>ed</w:t>
      </w:r>
      <w:r w:rsidR="00642C9E" w:rsidRPr="002C709A">
        <w:rPr>
          <w:rFonts w:asciiTheme="minorEastAsia" w:hAnsiTheme="minorEastAsia" w:cs="Arial"/>
          <w:sz w:val="24"/>
          <w:szCs w:val="24"/>
        </w:rPr>
        <w:t xml:space="preserve"> large variation for other genotypes. </w:t>
      </w:r>
    </w:p>
    <w:p w14:paraId="0EA1A33E" w14:textId="11039BEB" w:rsidR="008113BA" w:rsidRDefault="00E11FE6" w:rsidP="00E3766D">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Great distinction was found between C4 and C3 where they almost always behaved as two extremities under each planting density. </w:t>
      </w:r>
      <w:r w:rsidR="00642C9E">
        <w:rPr>
          <w:rFonts w:asciiTheme="minorEastAsia" w:hAnsiTheme="minorEastAsia" w:cs="Arial"/>
          <w:sz w:val="24"/>
          <w:szCs w:val="24"/>
        </w:rPr>
        <w:t xml:space="preserve">The greatest seasonal </w:t>
      </w:r>
      <w:proofErr w:type="spellStart"/>
      <w:r w:rsidR="00642C9E">
        <w:rPr>
          <w:rFonts w:asciiTheme="minorEastAsia" w:hAnsiTheme="minorEastAsia" w:cs="Arial"/>
          <w:sz w:val="24"/>
          <w:szCs w:val="24"/>
        </w:rPr>
        <w:t>sapflow</w:t>
      </w:r>
      <w:proofErr w:type="spellEnd"/>
      <w:r w:rsidR="00642C9E">
        <w:rPr>
          <w:rFonts w:asciiTheme="minorEastAsia" w:hAnsiTheme="minorEastAsia" w:cs="Arial"/>
          <w:sz w:val="24"/>
          <w:szCs w:val="24"/>
        </w:rPr>
        <w:t xml:space="preserve"> difference between planting densities was found in C3, and the least was found in C4 (Figure 2). This was also reflected</w:t>
      </w:r>
      <w:r w:rsidR="00E3766D">
        <w:rPr>
          <w:rFonts w:asciiTheme="minorEastAsia" w:hAnsiTheme="minorEastAsia" w:cs="Arial"/>
          <w:sz w:val="24"/>
          <w:szCs w:val="24"/>
        </w:rPr>
        <w:t xml:space="preserve"> in the response differences to VPD and REW between high and low </w:t>
      </w:r>
      <w:r w:rsidR="00E3766D">
        <w:rPr>
          <w:rFonts w:asciiTheme="minorEastAsia" w:hAnsiTheme="minorEastAsia" w:cs="Arial"/>
          <w:sz w:val="24"/>
          <w:szCs w:val="24"/>
        </w:rPr>
        <w:lastRenderedPageBreak/>
        <w:t>planting densities. While n</w:t>
      </w:r>
      <w:r w:rsidR="00E3766D" w:rsidRPr="002C709A">
        <w:rPr>
          <w:rFonts w:asciiTheme="minorEastAsia" w:hAnsiTheme="minorEastAsia" w:cs="Arial"/>
          <w:sz w:val="24"/>
          <w:szCs w:val="24"/>
        </w:rPr>
        <w:t xml:space="preserve">arrow-crowned C3 </w:t>
      </w:r>
      <w:r w:rsidR="00E3766D">
        <w:rPr>
          <w:rFonts w:asciiTheme="minorEastAsia" w:hAnsiTheme="minorEastAsia" w:cs="Arial"/>
          <w:sz w:val="24"/>
          <w:szCs w:val="24"/>
        </w:rPr>
        <w:t>exhibited the poorest responses to VPD and REW under low planting density, it was the most sensitive</w:t>
      </w:r>
      <w:r w:rsidR="00E3766D" w:rsidRPr="002C709A">
        <w:rPr>
          <w:rFonts w:asciiTheme="minorEastAsia" w:hAnsiTheme="minorEastAsia" w:cs="Arial"/>
          <w:sz w:val="24"/>
          <w:szCs w:val="24"/>
        </w:rPr>
        <w:t xml:space="preserve"> to </w:t>
      </w:r>
      <w:r w:rsidR="00E3766D">
        <w:rPr>
          <w:rFonts w:asciiTheme="minorEastAsia" w:hAnsiTheme="minorEastAsia" w:cs="Arial"/>
          <w:sz w:val="24"/>
          <w:szCs w:val="24"/>
        </w:rPr>
        <w:t xml:space="preserve">changes in </w:t>
      </w:r>
      <w:r w:rsidR="00E3766D" w:rsidRPr="002C709A">
        <w:rPr>
          <w:rFonts w:asciiTheme="minorEastAsia" w:hAnsiTheme="minorEastAsia" w:cs="Arial"/>
          <w:sz w:val="24"/>
          <w:szCs w:val="24"/>
        </w:rPr>
        <w:t>VPD and REW under high planting density</w:t>
      </w:r>
      <w:r w:rsidR="00E3766D">
        <w:rPr>
          <w:rFonts w:asciiTheme="minorEastAsia" w:hAnsiTheme="minorEastAsia" w:cs="Arial"/>
          <w:sz w:val="24"/>
          <w:szCs w:val="24"/>
        </w:rPr>
        <w:t>.</w:t>
      </w:r>
      <w:r w:rsidR="00E3766D" w:rsidRPr="002C709A">
        <w:rPr>
          <w:rFonts w:asciiTheme="minorEastAsia" w:hAnsiTheme="minorEastAsia" w:cs="Arial"/>
          <w:sz w:val="24"/>
          <w:szCs w:val="24"/>
        </w:rPr>
        <w:t xml:space="preserve"> </w:t>
      </w:r>
      <w:r w:rsidR="00E3766D">
        <w:rPr>
          <w:rFonts w:asciiTheme="minorEastAsia" w:hAnsiTheme="minorEastAsia" w:cs="Arial"/>
          <w:sz w:val="24"/>
          <w:szCs w:val="24"/>
        </w:rPr>
        <w:t>W</w:t>
      </w:r>
      <w:r w:rsidR="00E3766D" w:rsidRPr="002C709A">
        <w:rPr>
          <w:rFonts w:asciiTheme="minorEastAsia" w:hAnsiTheme="minorEastAsia" w:cs="Arial"/>
          <w:sz w:val="24"/>
          <w:szCs w:val="24"/>
        </w:rPr>
        <w:t xml:space="preserve">hereas broadest-crowned C4 responded most positively under low planting density. This led to the </w:t>
      </w:r>
      <w:r w:rsidR="00E3766D">
        <w:rPr>
          <w:rFonts w:asciiTheme="minorEastAsia" w:hAnsiTheme="minorEastAsia" w:cs="Arial"/>
          <w:sz w:val="24"/>
          <w:szCs w:val="24"/>
        </w:rPr>
        <w:t xml:space="preserve">partial </w:t>
      </w:r>
      <w:r w:rsidR="00E3766D" w:rsidRPr="002C709A">
        <w:rPr>
          <w:rFonts w:asciiTheme="minorEastAsia" w:hAnsiTheme="minorEastAsia" w:cs="Arial"/>
          <w:sz w:val="24"/>
          <w:szCs w:val="24"/>
        </w:rPr>
        <w:t>acceptance of the study’s first hypothesis, where conflicting crown ideotype and planting density discouraged transpiration</w:t>
      </w:r>
      <w:r w:rsidR="00E3766D">
        <w:rPr>
          <w:rFonts w:asciiTheme="minorEastAsia" w:hAnsiTheme="minorEastAsia" w:cs="Arial"/>
          <w:sz w:val="24"/>
          <w:szCs w:val="24"/>
        </w:rPr>
        <w:t>, as the difference of two genotypes out of four were supported by the statistics</w:t>
      </w:r>
      <w:r w:rsidR="00E3766D" w:rsidRPr="002C709A">
        <w:rPr>
          <w:rFonts w:asciiTheme="minorEastAsia" w:hAnsiTheme="minorEastAsia" w:cs="Arial"/>
          <w:sz w:val="24"/>
          <w:szCs w:val="24"/>
        </w:rPr>
        <w:t xml:space="preserve">. In the experiment, when </w:t>
      </w:r>
      <w:r w:rsidR="00E3766D">
        <w:rPr>
          <w:rFonts w:asciiTheme="minorEastAsia" w:hAnsiTheme="minorEastAsia" w:cs="Arial"/>
          <w:sz w:val="24"/>
          <w:szCs w:val="24"/>
        </w:rPr>
        <w:t>C3 and C4</w:t>
      </w:r>
      <w:r w:rsidR="00E3766D" w:rsidRPr="002C709A">
        <w:rPr>
          <w:rFonts w:asciiTheme="minorEastAsia" w:hAnsiTheme="minorEastAsia" w:cs="Arial"/>
          <w:sz w:val="24"/>
          <w:szCs w:val="24"/>
        </w:rPr>
        <w:t xml:space="preserve"> were planted in the density encouraging the opposite crown ideotype, the genotypes consistently demonstrated lower </w:t>
      </w:r>
      <w:proofErr w:type="spellStart"/>
      <w:r w:rsidR="00E3766D" w:rsidRPr="002C709A">
        <w:rPr>
          <w:rFonts w:asciiTheme="minorEastAsia" w:hAnsiTheme="minorEastAsia" w:cs="Arial"/>
          <w:sz w:val="24"/>
          <w:szCs w:val="24"/>
        </w:rPr>
        <w:t>sapflow</w:t>
      </w:r>
      <w:proofErr w:type="spellEnd"/>
      <w:r w:rsidR="00E3766D" w:rsidRPr="002C709A">
        <w:rPr>
          <w:rFonts w:asciiTheme="minorEastAsia" w:hAnsiTheme="minorEastAsia" w:cs="Arial"/>
          <w:sz w:val="24"/>
          <w:szCs w:val="24"/>
        </w:rPr>
        <w:t xml:space="preserve"> </w:t>
      </w:r>
      <w:r w:rsidR="00E3766D">
        <w:rPr>
          <w:rFonts w:asciiTheme="minorEastAsia" w:hAnsiTheme="minorEastAsia" w:cs="Arial"/>
          <w:sz w:val="24"/>
          <w:szCs w:val="24"/>
        </w:rPr>
        <w:t>and transpiration responses to VPD and REW.</w:t>
      </w:r>
      <w:r w:rsidR="00E3766D" w:rsidRPr="002C709A">
        <w:rPr>
          <w:rFonts w:asciiTheme="minorEastAsia" w:hAnsiTheme="minorEastAsia" w:cs="Arial"/>
          <w:sz w:val="24"/>
          <w:szCs w:val="24"/>
        </w:rPr>
        <w:t xml:space="preserve"> This </w:t>
      </w:r>
      <w:r w:rsidR="00E3766D">
        <w:rPr>
          <w:rFonts w:asciiTheme="minorEastAsia" w:hAnsiTheme="minorEastAsia" w:cs="Arial"/>
          <w:sz w:val="24"/>
          <w:szCs w:val="24"/>
        </w:rPr>
        <w:t xml:space="preserve">partially </w:t>
      </w:r>
      <w:r w:rsidR="00E3766D" w:rsidRPr="002C709A">
        <w:rPr>
          <w:rFonts w:asciiTheme="minorEastAsia" w:hAnsiTheme="minorEastAsia" w:cs="Arial"/>
          <w:sz w:val="24"/>
          <w:szCs w:val="24"/>
        </w:rPr>
        <w:t>confirm</w:t>
      </w:r>
      <w:r w:rsidR="00E3766D">
        <w:rPr>
          <w:rFonts w:asciiTheme="minorEastAsia" w:hAnsiTheme="minorEastAsia" w:cs="Arial"/>
          <w:sz w:val="24"/>
          <w:szCs w:val="24"/>
        </w:rPr>
        <w:t>ed</w:t>
      </w:r>
      <w:r w:rsidR="00E3766D" w:rsidRPr="002C709A">
        <w:rPr>
          <w:rFonts w:asciiTheme="minorEastAsia" w:hAnsiTheme="minorEastAsia" w:cs="Arial"/>
          <w:sz w:val="24"/>
          <w:szCs w:val="24"/>
        </w:rPr>
        <w:t xml:space="preserve"> our sub-hypotheses under hypothesis </w:t>
      </w:r>
      <w:r w:rsidR="00E3766D">
        <w:rPr>
          <w:rFonts w:asciiTheme="minorEastAsia" w:hAnsiTheme="minorEastAsia" w:cs="Arial"/>
          <w:sz w:val="24"/>
          <w:szCs w:val="24"/>
        </w:rPr>
        <w:t>2</w:t>
      </w:r>
      <w:r w:rsidR="00E3766D" w:rsidRPr="002C709A">
        <w:rPr>
          <w:rFonts w:asciiTheme="minorEastAsia" w:hAnsiTheme="minorEastAsia" w:cs="Arial"/>
          <w:sz w:val="24"/>
          <w:szCs w:val="24"/>
        </w:rPr>
        <w:t xml:space="preserve"> where conflicting crown ideotype and planting density reduced transpiration sensitivity to VPD and REW.</w:t>
      </w:r>
      <w:r w:rsidR="00E3766D">
        <w:rPr>
          <w:rFonts w:asciiTheme="minorEastAsia" w:hAnsiTheme="minorEastAsia" w:cs="Arial"/>
          <w:sz w:val="24"/>
          <w:szCs w:val="24"/>
        </w:rPr>
        <w:t xml:space="preserve"> </w:t>
      </w:r>
      <w:r w:rsidR="00642C9E">
        <w:rPr>
          <w:rFonts w:asciiTheme="minorEastAsia" w:hAnsiTheme="minorEastAsia" w:cs="Arial"/>
          <w:sz w:val="24"/>
          <w:szCs w:val="24"/>
        </w:rPr>
        <w:t>(Appendix Table 4 &amp; 5)</w:t>
      </w:r>
      <w:r w:rsidR="00642C9E" w:rsidRPr="002C709A">
        <w:rPr>
          <w:rFonts w:asciiTheme="minorEastAsia" w:hAnsiTheme="minorEastAsia" w:cs="Arial"/>
          <w:sz w:val="24"/>
          <w:szCs w:val="24"/>
        </w:rPr>
        <w:t>. This was because narrow-crowned C3 thrived under high planting density that supported its crown development but struggled under low planting density; similarly, broadest-crowned C4 thrived under low planting density but struggled under high planting density</w:t>
      </w:r>
      <w:r w:rsidR="00642C9E">
        <w:rPr>
          <w:rFonts w:asciiTheme="minorEastAsia" w:hAnsiTheme="minorEastAsia" w:cs="Arial"/>
          <w:sz w:val="24"/>
          <w:szCs w:val="24"/>
        </w:rPr>
        <w:t xml:space="preserve">. However, these conclusions only apply to selected genetic entries, more quantitative measurements such as LAI are needed for assessing the relationship between crown size and transpiration. </w:t>
      </w:r>
    </w:p>
    <w:p w14:paraId="1F0337FE" w14:textId="5987CD22" w:rsidR="00E3766D" w:rsidRDefault="00E3766D" w:rsidP="00E3766D">
      <w:pPr>
        <w:spacing w:after="0" w:line="480" w:lineRule="auto"/>
        <w:ind w:firstLine="720"/>
        <w:jc w:val="both"/>
        <w:rPr>
          <w:rFonts w:asciiTheme="minorEastAsia" w:hAnsiTheme="minorEastAsia" w:cs="Arial"/>
          <w:sz w:val="24"/>
          <w:szCs w:val="24"/>
        </w:rPr>
      </w:pPr>
    </w:p>
    <w:p w14:paraId="49D58497" w14:textId="77777777" w:rsidR="00E3766D" w:rsidRDefault="00E3766D" w:rsidP="00E3766D">
      <w:pPr>
        <w:spacing w:after="0" w:line="480" w:lineRule="auto"/>
        <w:ind w:firstLine="720"/>
        <w:jc w:val="both"/>
        <w:rPr>
          <w:rFonts w:asciiTheme="minorEastAsia" w:hAnsiTheme="minorEastAsia" w:cs="Arial"/>
          <w:color w:val="000000" w:themeColor="text1"/>
          <w:sz w:val="24"/>
          <w:szCs w:val="24"/>
        </w:rPr>
      </w:pPr>
    </w:p>
    <w:p w14:paraId="25A4CB2C" w14:textId="77777777" w:rsidR="008113BA" w:rsidRDefault="008113BA" w:rsidP="008657BC">
      <w:pPr>
        <w:spacing w:after="0" w:line="480" w:lineRule="auto"/>
        <w:rPr>
          <w:rFonts w:asciiTheme="minorEastAsia" w:hAnsiTheme="minorEastAsia" w:cs="Arial"/>
          <w:color w:val="000000" w:themeColor="text1"/>
          <w:sz w:val="24"/>
          <w:szCs w:val="24"/>
        </w:rPr>
      </w:pPr>
    </w:p>
    <w:p w14:paraId="4402CC1A" w14:textId="77777777" w:rsidR="008657BC" w:rsidRPr="002C709A" w:rsidRDefault="008657BC" w:rsidP="008657BC">
      <w:pPr>
        <w:spacing w:after="0" w:line="480" w:lineRule="auto"/>
        <w:rPr>
          <w:rFonts w:asciiTheme="minorEastAsia" w:hAnsiTheme="minorEastAsia" w:cs="Arial"/>
          <w:color w:val="000000" w:themeColor="text1"/>
          <w:sz w:val="24"/>
          <w:szCs w:val="24"/>
        </w:rPr>
      </w:pPr>
    </w:p>
    <w:p w14:paraId="3A5CDF68"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17F36A15"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70395E2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63DEC72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748BF9A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38F5D350"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49B874E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4469E81C"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2DFA4F5E"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76C390C7"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47961502"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63B0CB29"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106ED125"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065A257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r w:rsidRPr="002C709A">
        <w:rPr>
          <w:rFonts w:asciiTheme="minorEastAsia" w:hAnsiTheme="minorEastAsia" w:cs="Arial"/>
        </w:rPr>
        <w:t>https://doi.org/10.5772/52811</w:t>
      </w:r>
    </w:p>
    <w:p w14:paraId="4B5C732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34BAF4C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034DBDC2"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58755CD2"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2976B79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4A6ECBE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b/>
          <w:bCs/>
          <w:sz w:val="20"/>
          <w:szCs w:val="20"/>
        </w:rPr>
        <w:t>34</w:t>
      </w:r>
      <w:r w:rsidRPr="002C709A">
        <w:rPr>
          <w:rFonts w:asciiTheme="minorEastAsia" w:hAnsiTheme="minorEastAsia" w:cs="Arial"/>
          <w:sz w:val="20"/>
          <w:szCs w:val="20"/>
        </w:rPr>
        <w:t xml:space="preserve">, 943–955 (2020). https://doi.org/10.1007/s00468-020-01972-1 </w:t>
      </w:r>
    </w:p>
    <w:p w14:paraId="1791AD9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4ABD750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613FCBC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6779BEF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44A0584F"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5668A038"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06D7762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12DCD95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3D8B8FC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2E180B68"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6B7A5225"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4EAE4C94" w14:textId="77777777" w:rsidR="008657BC" w:rsidRDefault="008657BC" w:rsidP="008657BC">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0FBC9C6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3" w:history="1">
        <w:r w:rsidRPr="002C709A">
          <w:rPr>
            <w:rStyle w:val="Hyperlink"/>
            <w:rFonts w:asciiTheme="minorEastAsia" w:hAnsiTheme="minorEastAsia" w:cs="Arial"/>
            <w:sz w:val="20"/>
            <w:szCs w:val="20"/>
          </w:rPr>
          <w:t>https://doi.org/10.1038/35009084</w:t>
        </w:r>
      </w:hyperlink>
    </w:p>
    <w:p w14:paraId="51C94F65"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32F7BB12"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64D0722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2BB879D2" w14:textId="77777777" w:rsidR="008657BC" w:rsidRPr="004E4C37" w:rsidRDefault="008657BC" w:rsidP="008657BC">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lastRenderedPageBreak/>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5F26287B" w14:textId="77777777" w:rsidR="008657BC" w:rsidRDefault="008657BC" w:rsidP="008657BC">
      <w:pPr>
        <w:spacing w:after="0" w:line="240" w:lineRule="auto"/>
        <w:rPr>
          <w:rFonts w:asciiTheme="minorEastAsia" w:hAnsiTheme="minorEastAsia" w:cs="Arial"/>
          <w:b/>
          <w:bCs/>
          <w:sz w:val="32"/>
          <w:szCs w:val="32"/>
        </w:rPr>
      </w:pPr>
    </w:p>
    <w:p w14:paraId="55EBE38E" w14:textId="3E132788" w:rsidR="008657BC" w:rsidRDefault="008657BC" w:rsidP="008657BC">
      <w:pPr>
        <w:spacing w:after="0" w:line="240" w:lineRule="auto"/>
        <w:rPr>
          <w:rFonts w:asciiTheme="minorEastAsia" w:hAnsiTheme="minorEastAsia" w:cs="Arial"/>
          <w:b/>
          <w:bCs/>
          <w:sz w:val="32"/>
          <w:szCs w:val="32"/>
        </w:rPr>
      </w:pPr>
    </w:p>
    <w:p w14:paraId="7FE0705B" w14:textId="60435F19" w:rsidR="008113BA" w:rsidRDefault="008113BA" w:rsidP="008657BC">
      <w:pPr>
        <w:spacing w:after="0" w:line="240" w:lineRule="auto"/>
        <w:rPr>
          <w:rFonts w:asciiTheme="minorEastAsia" w:hAnsiTheme="minorEastAsia" w:cs="Arial"/>
          <w:b/>
          <w:bCs/>
          <w:sz w:val="32"/>
          <w:szCs w:val="32"/>
        </w:rPr>
      </w:pPr>
    </w:p>
    <w:p w14:paraId="13A42EA8" w14:textId="1C9E9E14" w:rsidR="008113BA" w:rsidRDefault="008113BA" w:rsidP="008657BC">
      <w:pPr>
        <w:spacing w:after="0" w:line="240" w:lineRule="auto"/>
        <w:rPr>
          <w:rFonts w:asciiTheme="minorEastAsia" w:hAnsiTheme="minorEastAsia" w:cs="Arial"/>
          <w:b/>
          <w:bCs/>
          <w:sz w:val="32"/>
          <w:szCs w:val="32"/>
        </w:rPr>
      </w:pPr>
    </w:p>
    <w:p w14:paraId="0C231DD7" w14:textId="3A3C79E7" w:rsidR="008113BA" w:rsidRDefault="008113BA" w:rsidP="008657BC">
      <w:pPr>
        <w:spacing w:after="0" w:line="240" w:lineRule="auto"/>
        <w:rPr>
          <w:rFonts w:asciiTheme="minorEastAsia" w:hAnsiTheme="minorEastAsia" w:cs="Arial"/>
          <w:b/>
          <w:bCs/>
          <w:sz w:val="32"/>
          <w:szCs w:val="32"/>
        </w:rPr>
      </w:pPr>
    </w:p>
    <w:p w14:paraId="3D1D609E" w14:textId="2B10751A" w:rsidR="008113BA" w:rsidRDefault="008113BA" w:rsidP="008657BC">
      <w:pPr>
        <w:spacing w:after="0" w:line="240" w:lineRule="auto"/>
        <w:rPr>
          <w:rFonts w:asciiTheme="minorEastAsia" w:hAnsiTheme="minorEastAsia" w:cs="Arial"/>
          <w:b/>
          <w:bCs/>
          <w:sz w:val="32"/>
          <w:szCs w:val="32"/>
        </w:rPr>
      </w:pPr>
    </w:p>
    <w:p w14:paraId="316928E8" w14:textId="2A532A8B" w:rsidR="008113BA" w:rsidRDefault="008113BA" w:rsidP="008657BC">
      <w:pPr>
        <w:spacing w:after="0" w:line="240" w:lineRule="auto"/>
        <w:rPr>
          <w:rFonts w:asciiTheme="minorEastAsia" w:hAnsiTheme="minorEastAsia" w:cs="Arial"/>
          <w:b/>
          <w:bCs/>
          <w:sz w:val="32"/>
          <w:szCs w:val="32"/>
        </w:rPr>
      </w:pPr>
    </w:p>
    <w:p w14:paraId="5393DD4D" w14:textId="6A9DC5C3" w:rsidR="008113BA" w:rsidRDefault="008113BA" w:rsidP="008657BC">
      <w:pPr>
        <w:spacing w:after="0" w:line="240" w:lineRule="auto"/>
        <w:rPr>
          <w:rFonts w:asciiTheme="minorEastAsia" w:hAnsiTheme="minorEastAsia" w:cs="Arial"/>
          <w:b/>
          <w:bCs/>
          <w:sz w:val="32"/>
          <w:szCs w:val="32"/>
        </w:rPr>
      </w:pPr>
    </w:p>
    <w:p w14:paraId="41B8AE2B" w14:textId="64FE89C6" w:rsidR="008113BA" w:rsidRDefault="008113BA" w:rsidP="008657BC">
      <w:pPr>
        <w:spacing w:after="0" w:line="240" w:lineRule="auto"/>
        <w:rPr>
          <w:rFonts w:asciiTheme="minorEastAsia" w:hAnsiTheme="minorEastAsia" w:cs="Arial"/>
          <w:b/>
          <w:bCs/>
          <w:sz w:val="32"/>
          <w:szCs w:val="32"/>
        </w:rPr>
      </w:pPr>
    </w:p>
    <w:p w14:paraId="13F86F30" w14:textId="3CCE3A63" w:rsidR="008113BA" w:rsidRDefault="008113BA" w:rsidP="008657BC">
      <w:pPr>
        <w:spacing w:after="0" w:line="240" w:lineRule="auto"/>
        <w:rPr>
          <w:rFonts w:asciiTheme="minorEastAsia" w:hAnsiTheme="minorEastAsia" w:cs="Arial"/>
          <w:b/>
          <w:bCs/>
          <w:sz w:val="32"/>
          <w:szCs w:val="32"/>
        </w:rPr>
      </w:pPr>
    </w:p>
    <w:p w14:paraId="4EA2B969" w14:textId="53AFDBFE" w:rsidR="008113BA" w:rsidRDefault="008113BA" w:rsidP="008657BC">
      <w:pPr>
        <w:spacing w:after="0" w:line="240" w:lineRule="auto"/>
        <w:rPr>
          <w:rFonts w:asciiTheme="minorEastAsia" w:hAnsiTheme="minorEastAsia" w:cs="Arial"/>
          <w:b/>
          <w:bCs/>
          <w:sz w:val="32"/>
          <w:szCs w:val="32"/>
        </w:rPr>
      </w:pPr>
    </w:p>
    <w:p w14:paraId="1C9779DD" w14:textId="7A2ADDE9" w:rsidR="008113BA" w:rsidRDefault="008113BA" w:rsidP="008657BC">
      <w:pPr>
        <w:spacing w:after="0" w:line="240" w:lineRule="auto"/>
        <w:rPr>
          <w:rFonts w:asciiTheme="minorEastAsia" w:hAnsiTheme="minorEastAsia" w:cs="Arial"/>
          <w:b/>
          <w:bCs/>
          <w:sz w:val="32"/>
          <w:szCs w:val="32"/>
        </w:rPr>
      </w:pPr>
    </w:p>
    <w:p w14:paraId="5990308C" w14:textId="0BA36346" w:rsidR="008113BA" w:rsidRDefault="008113BA" w:rsidP="008657BC">
      <w:pPr>
        <w:spacing w:after="0" w:line="240" w:lineRule="auto"/>
        <w:rPr>
          <w:rFonts w:asciiTheme="minorEastAsia" w:hAnsiTheme="minorEastAsia" w:cs="Arial"/>
          <w:b/>
          <w:bCs/>
          <w:sz w:val="32"/>
          <w:szCs w:val="32"/>
        </w:rPr>
      </w:pPr>
    </w:p>
    <w:p w14:paraId="162423F0" w14:textId="038367D0" w:rsidR="008113BA" w:rsidRDefault="008113BA" w:rsidP="008657BC">
      <w:pPr>
        <w:spacing w:after="0" w:line="240" w:lineRule="auto"/>
        <w:rPr>
          <w:rFonts w:asciiTheme="minorEastAsia" w:hAnsiTheme="minorEastAsia" w:cs="Arial"/>
          <w:b/>
          <w:bCs/>
          <w:sz w:val="32"/>
          <w:szCs w:val="32"/>
        </w:rPr>
      </w:pPr>
    </w:p>
    <w:p w14:paraId="119AA48D" w14:textId="77DC43B2" w:rsidR="008113BA" w:rsidRDefault="008113BA" w:rsidP="008657BC">
      <w:pPr>
        <w:spacing w:after="0" w:line="240" w:lineRule="auto"/>
        <w:rPr>
          <w:rFonts w:asciiTheme="minorEastAsia" w:hAnsiTheme="minorEastAsia" w:cs="Arial"/>
          <w:b/>
          <w:bCs/>
          <w:sz w:val="32"/>
          <w:szCs w:val="32"/>
        </w:rPr>
      </w:pPr>
    </w:p>
    <w:p w14:paraId="581DEC56" w14:textId="77777777" w:rsidR="0018199C" w:rsidRDefault="0018199C" w:rsidP="008657BC">
      <w:pPr>
        <w:spacing w:after="0" w:line="240" w:lineRule="auto"/>
        <w:rPr>
          <w:rFonts w:asciiTheme="minorEastAsia" w:hAnsiTheme="minorEastAsia" w:cs="Arial"/>
          <w:b/>
          <w:bCs/>
          <w:sz w:val="32"/>
          <w:szCs w:val="32"/>
        </w:rPr>
      </w:pPr>
    </w:p>
    <w:p w14:paraId="5603A5B7" w14:textId="64F93E83" w:rsidR="008113BA" w:rsidRDefault="008113BA" w:rsidP="008657BC">
      <w:pPr>
        <w:spacing w:after="0" w:line="240" w:lineRule="auto"/>
        <w:rPr>
          <w:rFonts w:asciiTheme="minorEastAsia" w:hAnsiTheme="minorEastAsia" w:cs="Arial"/>
          <w:b/>
          <w:bCs/>
          <w:sz w:val="32"/>
          <w:szCs w:val="32"/>
        </w:rPr>
      </w:pPr>
    </w:p>
    <w:p w14:paraId="48E00A0C" w14:textId="55EE3BC2" w:rsidR="008113BA" w:rsidRDefault="008113BA" w:rsidP="008657BC">
      <w:pPr>
        <w:spacing w:after="0" w:line="240" w:lineRule="auto"/>
        <w:rPr>
          <w:rFonts w:asciiTheme="minorEastAsia" w:hAnsiTheme="minorEastAsia" w:cs="Arial"/>
          <w:b/>
          <w:bCs/>
          <w:sz w:val="32"/>
          <w:szCs w:val="32"/>
        </w:rPr>
      </w:pPr>
    </w:p>
    <w:p w14:paraId="2F7773AB" w14:textId="149D3A12" w:rsidR="008113BA" w:rsidRDefault="008113BA" w:rsidP="008657BC">
      <w:pPr>
        <w:spacing w:after="0" w:line="240" w:lineRule="auto"/>
        <w:rPr>
          <w:rFonts w:asciiTheme="minorEastAsia" w:hAnsiTheme="minorEastAsia" w:cs="Arial"/>
          <w:b/>
          <w:bCs/>
          <w:sz w:val="32"/>
          <w:szCs w:val="32"/>
        </w:rPr>
      </w:pPr>
    </w:p>
    <w:p w14:paraId="6EC97AEF" w14:textId="427E1E15" w:rsidR="008113BA" w:rsidRDefault="008113BA" w:rsidP="008657BC">
      <w:pPr>
        <w:spacing w:after="0" w:line="240" w:lineRule="auto"/>
        <w:rPr>
          <w:rFonts w:asciiTheme="minorEastAsia" w:hAnsiTheme="minorEastAsia" w:cs="Arial"/>
          <w:b/>
          <w:bCs/>
          <w:sz w:val="32"/>
          <w:szCs w:val="32"/>
        </w:rPr>
      </w:pPr>
    </w:p>
    <w:p w14:paraId="7B54DDD2" w14:textId="01CECB76" w:rsidR="008113BA" w:rsidRDefault="008113BA" w:rsidP="008657BC">
      <w:pPr>
        <w:spacing w:after="0" w:line="240" w:lineRule="auto"/>
        <w:rPr>
          <w:rFonts w:asciiTheme="minorEastAsia" w:hAnsiTheme="minorEastAsia" w:cs="Arial"/>
          <w:b/>
          <w:bCs/>
          <w:sz w:val="32"/>
          <w:szCs w:val="32"/>
        </w:rPr>
      </w:pPr>
    </w:p>
    <w:p w14:paraId="75601F3E" w14:textId="039B8245" w:rsidR="008113BA" w:rsidRDefault="008113BA" w:rsidP="008657BC">
      <w:pPr>
        <w:spacing w:after="0" w:line="240" w:lineRule="auto"/>
        <w:rPr>
          <w:rFonts w:asciiTheme="minorEastAsia" w:hAnsiTheme="minorEastAsia" w:cs="Arial"/>
          <w:b/>
          <w:bCs/>
          <w:sz w:val="32"/>
          <w:szCs w:val="32"/>
        </w:rPr>
      </w:pPr>
    </w:p>
    <w:p w14:paraId="7FE1351A" w14:textId="7DBF34CE" w:rsidR="008113BA" w:rsidRDefault="008113BA" w:rsidP="008657BC">
      <w:pPr>
        <w:spacing w:after="0" w:line="240" w:lineRule="auto"/>
        <w:rPr>
          <w:rFonts w:asciiTheme="minorEastAsia" w:hAnsiTheme="minorEastAsia" w:cs="Arial"/>
          <w:b/>
          <w:bCs/>
          <w:sz w:val="32"/>
          <w:szCs w:val="32"/>
        </w:rPr>
      </w:pPr>
    </w:p>
    <w:p w14:paraId="2B59C789" w14:textId="2E48A09F" w:rsidR="008113BA" w:rsidRDefault="008113BA" w:rsidP="008657BC">
      <w:pPr>
        <w:spacing w:after="0" w:line="240" w:lineRule="auto"/>
        <w:rPr>
          <w:rFonts w:asciiTheme="minorEastAsia" w:hAnsiTheme="minorEastAsia" w:cs="Arial"/>
          <w:b/>
          <w:bCs/>
          <w:sz w:val="32"/>
          <w:szCs w:val="32"/>
        </w:rPr>
      </w:pPr>
    </w:p>
    <w:p w14:paraId="3346C309" w14:textId="3CB510DA" w:rsidR="008113BA" w:rsidRDefault="008113BA" w:rsidP="008657BC">
      <w:pPr>
        <w:spacing w:after="0" w:line="240" w:lineRule="auto"/>
        <w:rPr>
          <w:rFonts w:asciiTheme="minorEastAsia" w:hAnsiTheme="minorEastAsia" w:cs="Arial"/>
          <w:b/>
          <w:bCs/>
          <w:sz w:val="32"/>
          <w:szCs w:val="32"/>
        </w:rPr>
      </w:pPr>
    </w:p>
    <w:p w14:paraId="09545A35" w14:textId="04156306" w:rsidR="008113BA" w:rsidRDefault="008113BA" w:rsidP="008657BC">
      <w:pPr>
        <w:spacing w:after="0" w:line="240" w:lineRule="auto"/>
        <w:rPr>
          <w:rFonts w:asciiTheme="minorEastAsia" w:hAnsiTheme="minorEastAsia" w:cs="Arial"/>
          <w:b/>
          <w:bCs/>
          <w:sz w:val="32"/>
          <w:szCs w:val="32"/>
        </w:rPr>
      </w:pPr>
    </w:p>
    <w:p w14:paraId="43848065" w14:textId="4D3E8AC4" w:rsidR="008113BA" w:rsidRDefault="008113BA" w:rsidP="008657BC">
      <w:pPr>
        <w:spacing w:after="0" w:line="240" w:lineRule="auto"/>
        <w:rPr>
          <w:rFonts w:asciiTheme="minorEastAsia" w:hAnsiTheme="minorEastAsia" w:cs="Arial"/>
          <w:b/>
          <w:bCs/>
          <w:sz w:val="32"/>
          <w:szCs w:val="32"/>
        </w:rPr>
      </w:pPr>
    </w:p>
    <w:p w14:paraId="206B70DC" w14:textId="77777777" w:rsidR="008113BA" w:rsidRDefault="008113BA" w:rsidP="008657BC">
      <w:pPr>
        <w:spacing w:after="0" w:line="240" w:lineRule="auto"/>
        <w:rPr>
          <w:rFonts w:asciiTheme="minorEastAsia" w:hAnsiTheme="minorEastAsia" w:cs="Arial"/>
          <w:b/>
          <w:bCs/>
          <w:sz w:val="32"/>
          <w:szCs w:val="32"/>
        </w:rPr>
      </w:pPr>
    </w:p>
    <w:p w14:paraId="21658694" w14:textId="1F0EAB13" w:rsidR="00EE130B" w:rsidRPr="002E5050" w:rsidRDefault="008657BC" w:rsidP="008657BC">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lastRenderedPageBreak/>
        <w:t>Appendix</w:t>
      </w:r>
    </w:p>
    <w:p w14:paraId="00C54451" w14:textId="7BD4E923" w:rsidR="008657BC" w:rsidRDefault="008657BC" w:rsidP="00EE130B">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sapflux</w:t>
      </w:r>
      <w:proofErr w:type="spellEnd"/>
      <w:r w:rsidR="00EE130B">
        <w:rPr>
          <w:rFonts w:asciiTheme="minorEastAsia" w:hAnsiTheme="minorEastAsia" w:cs="Arial"/>
          <w:sz w:val="24"/>
          <w:szCs w:val="24"/>
        </w:rPr>
        <w:t xml:space="preserve"> </w:t>
      </w:r>
      <w:r w:rsidR="00EE130B" w:rsidRPr="002C709A">
        <w:rPr>
          <w:rFonts w:asciiTheme="minorEastAsia" w:hAnsiTheme="minorEastAsia"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00EE130B" w:rsidRPr="002C709A">
        <w:rPr>
          <w:rFonts w:asciiTheme="minorEastAsia" w:hAnsiTheme="minorEastAsia" w:cs="Arial"/>
          <w:sz w:val="24"/>
          <w:szCs w:val="24"/>
        </w:rPr>
        <w:t>)</w:t>
      </w:r>
    </w:p>
    <w:p w14:paraId="6233EAEE" w14:textId="77777777" w:rsidR="00EE130B" w:rsidRDefault="00EE130B" w:rsidP="008657BC">
      <w:pPr>
        <w:spacing w:after="0" w:line="240" w:lineRule="auto"/>
        <w:rPr>
          <w:rFonts w:asciiTheme="minorEastAsia" w:hAnsiTheme="minorEastAsia" w:cs="Arial"/>
          <w:sz w:val="24"/>
          <w:szCs w:val="24"/>
        </w:rPr>
      </w:pPr>
    </w:p>
    <w:p w14:paraId="2ADA91B9" w14:textId="1F35CD55" w:rsidR="008657BC" w:rsidRDefault="008657BC" w:rsidP="008657BC">
      <w:pPr>
        <w:spacing w:after="0" w:line="240" w:lineRule="auto"/>
        <w:jc w:val="center"/>
        <w:rPr>
          <w:rFonts w:asciiTheme="minorEastAsia" w:hAnsiTheme="minorEastAsia" w:cs="Arial"/>
          <w:sz w:val="24"/>
          <w:szCs w:val="24"/>
        </w:rPr>
      </w:pPr>
      <w:r w:rsidRPr="00DA5043">
        <w:rPr>
          <w:noProof/>
        </w:rPr>
        <w:drawing>
          <wp:inline distT="0" distB="0" distL="0" distR="0" wp14:anchorId="23EB3D5E" wp14:editId="129E17F1">
            <wp:extent cx="273304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040" cy="2499360"/>
                    </a:xfrm>
                    <a:prstGeom prst="rect">
                      <a:avLst/>
                    </a:prstGeom>
                    <a:noFill/>
                    <a:ln>
                      <a:noFill/>
                    </a:ln>
                  </pic:spPr>
                </pic:pic>
              </a:graphicData>
            </a:graphic>
          </wp:inline>
        </w:drawing>
      </w:r>
    </w:p>
    <w:p w14:paraId="1E1525D3" w14:textId="77777777" w:rsidR="008657BC" w:rsidRDefault="008657BC" w:rsidP="00016327">
      <w:pPr>
        <w:spacing w:after="0" w:line="240" w:lineRule="auto"/>
        <w:rPr>
          <w:rFonts w:asciiTheme="minorEastAsia" w:hAnsiTheme="minorEastAsia" w:cs="Arial"/>
          <w:sz w:val="24"/>
          <w:szCs w:val="24"/>
        </w:rPr>
      </w:pPr>
    </w:p>
    <w:p w14:paraId="673528B6" w14:textId="10C5BB01" w:rsidR="008657BC" w:rsidRDefault="008657BC" w:rsidP="00016327">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w:t>
      </w:r>
      <w:r w:rsidR="00EE130B">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7D67B314" w14:textId="124FECA2" w:rsidR="008657BC" w:rsidRDefault="00EE130B" w:rsidP="008657BC">
      <w:pPr>
        <w:spacing w:after="0" w:line="240" w:lineRule="auto"/>
        <w:jc w:val="center"/>
        <w:rPr>
          <w:rFonts w:asciiTheme="minorEastAsia" w:hAnsiTheme="minorEastAsia" w:cs="Arial"/>
          <w:b/>
          <w:bCs/>
          <w:sz w:val="24"/>
          <w:szCs w:val="24"/>
        </w:rPr>
      </w:pPr>
      <w:r w:rsidRPr="00EE130B">
        <w:rPr>
          <w:noProof/>
        </w:rPr>
        <w:drawing>
          <wp:inline distT="0" distB="0" distL="0" distR="0" wp14:anchorId="2E913CAC" wp14:editId="3848868F">
            <wp:extent cx="2628620" cy="42519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844" cy="4253940"/>
                    </a:xfrm>
                    <a:prstGeom prst="rect">
                      <a:avLst/>
                    </a:prstGeom>
                    <a:noFill/>
                    <a:ln>
                      <a:noFill/>
                    </a:ln>
                  </pic:spPr>
                </pic:pic>
              </a:graphicData>
            </a:graphic>
          </wp:inline>
        </w:drawing>
      </w:r>
    </w:p>
    <w:p w14:paraId="0E4E1070" w14:textId="77777777" w:rsidR="008657BC" w:rsidRDefault="008657BC" w:rsidP="008657BC">
      <w:pPr>
        <w:spacing w:after="0" w:line="240" w:lineRule="auto"/>
        <w:rPr>
          <w:rFonts w:asciiTheme="minorEastAsia" w:hAnsiTheme="minorEastAsia" w:cs="Arial"/>
          <w:b/>
          <w:bCs/>
          <w:sz w:val="24"/>
          <w:szCs w:val="24"/>
        </w:rPr>
      </w:pPr>
    </w:p>
    <w:p w14:paraId="0017FF62" w14:textId="0B8F7975" w:rsidR="00EE130B" w:rsidRDefault="00EE130B" w:rsidP="00EE130B">
      <w:pPr>
        <w:spacing w:after="0" w:line="240" w:lineRule="auto"/>
        <w:jc w:val="center"/>
      </w:pPr>
    </w:p>
    <w:p w14:paraId="53588DFE" w14:textId="074C327A" w:rsidR="00EE130B" w:rsidRDefault="00EE130B" w:rsidP="008657BC">
      <w:pPr>
        <w:spacing w:after="0" w:line="240" w:lineRule="auto"/>
      </w:pPr>
    </w:p>
    <w:p w14:paraId="113926B3" w14:textId="43E560BB" w:rsidR="00EE130B" w:rsidRDefault="00EE130B" w:rsidP="008657BC">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6B459DDB" w14:textId="77777777" w:rsidR="00EE130B" w:rsidRDefault="00EE130B" w:rsidP="008657BC">
      <w:pPr>
        <w:spacing w:after="0" w:line="240" w:lineRule="auto"/>
      </w:pPr>
    </w:p>
    <w:p w14:paraId="6694AE27" w14:textId="515EE022" w:rsidR="00EE130B" w:rsidRDefault="00EE130B" w:rsidP="00EE130B">
      <w:pPr>
        <w:spacing w:after="0" w:line="240" w:lineRule="auto"/>
        <w:jc w:val="center"/>
      </w:pPr>
      <w:r w:rsidRPr="00EE130B">
        <w:rPr>
          <w:noProof/>
        </w:rPr>
        <w:drawing>
          <wp:inline distT="0" distB="0" distL="0" distR="0" wp14:anchorId="4EF6D73D" wp14:editId="5CFF0E83">
            <wp:extent cx="319055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4833" cy="2746880"/>
                    </a:xfrm>
                    <a:prstGeom prst="rect">
                      <a:avLst/>
                    </a:prstGeom>
                    <a:noFill/>
                    <a:ln>
                      <a:noFill/>
                    </a:ln>
                  </pic:spPr>
                </pic:pic>
              </a:graphicData>
            </a:graphic>
          </wp:inline>
        </w:drawing>
      </w:r>
    </w:p>
    <w:p w14:paraId="3FC95D6E" w14:textId="77777777" w:rsidR="00016327" w:rsidRDefault="00016327" w:rsidP="00EE130B">
      <w:pPr>
        <w:spacing w:after="0" w:line="240" w:lineRule="auto"/>
        <w:jc w:val="center"/>
      </w:pPr>
    </w:p>
    <w:p w14:paraId="2C686A58" w14:textId="77777777" w:rsidR="00EE130B" w:rsidRDefault="00EE130B" w:rsidP="00EE130B">
      <w:pPr>
        <w:spacing w:after="0" w:line="240" w:lineRule="auto"/>
        <w:jc w:val="center"/>
      </w:pPr>
    </w:p>
    <w:p w14:paraId="3C2E8BEF" w14:textId="54328C84" w:rsidR="00EE130B" w:rsidRDefault="00EE130B" w:rsidP="00EE130B">
      <w:pPr>
        <w:spacing w:after="0" w:line="240" w:lineRule="auto"/>
        <w:jc w:val="both"/>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w:t>
      </w:r>
      <w:r>
        <w:rPr>
          <w:rFonts w:asciiTheme="minorEastAsia" w:hAnsiTheme="minorEastAsia" w:cs="Arial"/>
          <w:sz w:val="24"/>
          <w:szCs w:val="24"/>
        </w:rPr>
        <w:t>as covariates 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08AA1FE1" w14:textId="7A88B579" w:rsidR="00EE130B" w:rsidRDefault="00EE130B" w:rsidP="008657BC">
      <w:pPr>
        <w:spacing w:after="0" w:line="240" w:lineRule="auto"/>
      </w:pPr>
    </w:p>
    <w:p w14:paraId="21FB3C8E" w14:textId="77777777" w:rsidR="008657BC" w:rsidRDefault="008657BC" w:rsidP="008657BC">
      <w:pPr>
        <w:spacing w:after="0" w:line="240" w:lineRule="auto"/>
        <w:jc w:val="center"/>
        <w:rPr>
          <w:rFonts w:asciiTheme="minorEastAsia" w:hAnsiTheme="minorEastAsia" w:cs="Arial"/>
        </w:rPr>
      </w:pPr>
      <w:r w:rsidRPr="002E5050">
        <w:rPr>
          <w:noProof/>
        </w:rPr>
        <w:drawing>
          <wp:inline distT="0" distB="0" distL="0" distR="0" wp14:anchorId="7D23FDB3" wp14:editId="68C8B915">
            <wp:extent cx="4191635"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635" cy="2419350"/>
                    </a:xfrm>
                    <a:prstGeom prst="rect">
                      <a:avLst/>
                    </a:prstGeom>
                    <a:noFill/>
                    <a:ln>
                      <a:noFill/>
                    </a:ln>
                  </pic:spPr>
                </pic:pic>
              </a:graphicData>
            </a:graphic>
          </wp:inline>
        </w:drawing>
      </w:r>
    </w:p>
    <w:p w14:paraId="3E4EC6EA" w14:textId="77777777" w:rsidR="008657BC" w:rsidRDefault="008657BC" w:rsidP="008657BC">
      <w:pPr>
        <w:spacing w:after="0" w:line="240" w:lineRule="auto"/>
        <w:jc w:val="center"/>
        <w:rPr>
          <w:rFonts w:asciiTheme="minorEastAsia" w:hAnsiTheme="minorEastAsia" w:cs="Arial"/>
        </w:rPr>
      </w:pPr>
    </w:p>
    <w:p w14:paraId="6F31C2BE" w14:textId="77777777" w:rsidR="008657BC" w:rsidRDefault="008657BC" w:rsidP="008657BC">
      <w:pPr>
        <w:spacing w:after="0" w:line="240" w:lineRule="auto"/>
        <w:jc w:val="center"/>
        <w:rPr>
          <w:rFonts w:asciiTheme="minorEastAsia" w:hAnsiTheme="minorEastAsia" w:cs="Arial"/>
        </w:rPr>
      </w:pPr>
    </w:p>
    <w:p w14:paraId="6308D4A7" w14:textId="428A56AE" w:rsidR="008657BC" w:rsidRPr="004E44F1" w:rsidRDefault="008657BC" w:rsidP="00EE130B">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sidR="00EE130B">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sidR="00EE130B">
        <w:rPr>
          <w:rFonts w:asciiTheme="minorEastAsia" w:hAnsiTheme="minorEastAsia" w:cs="Arial"/>
          <w:sz w:val="24"/>
          <w:szCs w:val="24"/>
        </w:rPr>
        <w:t>on transpiration</w:t>
      </w:r>
      <w:r w:rsidR="00EE130B"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64D2FE95" w14:textId="77777777" w:rsidR="008657BC" w:rsidRPr="004E4C37" w:rsidRDefault="008657BC" w:rsidP="008657BC">
      <w:pPr>
        <w:spacing w:after="0" w:line="240" w:lineRule="auto"/>
        <w:jc w:val="center"/>
        <w:rPr>
          <w:rFonts w:asciiTheme="minorEastAsia" w:hAnsiTheme="minorEastAsia" w:cs="Arial"/>
        </w:rPr>
      </w:pPr>
      <w:r w:rsidRPr="004E44F1">
        <w:rPr>
          <w:noProof/>
        </w:rPr>
        <w:lastRenderedPageBreak/>
        <w:drawing>
          <wp:inline distT="0" distB="0" distL="0" distR="0" wp14:anchorId="77713A9C" wp14:editId="4DE266A9">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0D7D73E5" w14:textId="77777777" w:rsidR="008657BC" w:rsidRDefault="008657BC" w:rsidP="008657BC"/>
    <w:p w14:paraId="20D3E2E6" w14:textId="77777777" w:rsidR="008657BC" w:rsidRDefault="008657BC" w:rsidP="008657BC"/>
    <w:bookmarkEnd w:id="1"/>
    <w:bookmarkEnd w:id="2"/>
    <w:bookmarkEnd w:id="3"/>
    <w:p w14:paraId="3F1D8A4A" w14:textId="77777777" w:rsidR="000D26B3" w:rsidRPr="008657BC" w:rsidRDefault="000D26B3" w:rsidP="008657BC"/>
    <w:sectPr w:rsidR="000D26B3" w:rsidRPr="008657BC" w:rsidSect="00C40DA1">
      <w:footerReference w:type="default" r:id="rId2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ari Palmroth" w:date="2022-12-01T09:48:00Z" w:initials="SP">
    <w:p w14:paraId="13C21019" w14:textId="77777777" w:rsidR="00583906" w:rsidRDefault="00583906" w:rsidP="00992B75">
      <w:pPr>
        <w:pStyle w:val="CommentText"/>
      </w:pPr>
      <w:r>
        <w:rPr>
          <w:rStyle w:val="CommentReference"/>
        </w:rPr>
        <w:annotationRef/>
      </w:r>
      <w:r>
        <w:t>This is a bit too long, I think.</w:t>
      </w:r>
    </w:p>
  </w:comment>
  <w:comment w:id="7" w:author="Azura Liu" w:date="2022-12-02T09:08:00Z" w:initials="AL">
    <w:p w14:paraId="242458B7" w14:textId="77777777" w:rsidR="004153C4" w:rsidRDefault="004153C4" w:rsidP="00EB4BF6">
      <w:pPr>
        <w:pStyle w:val="CommentText"/>
      </w:pPr>
      <w:r>
        <w:rPr>
          <w:rStyle w:val="CommentReference"/>
        </w:rPr>
        <w:annotationRef/>
      </w:r>
      <w:r>
        <w:t>Double check</w:t>
      </w:r>
    </w:p>
  </w:comment>
  <w:comment w:id="9" w:author="c m" w:date="2022-12-01T11:41:00Z" w:initials="cm">
    <w:p w14:paraId="21DC0202" w14:textId="7FCAC253" w:rsidR="000B3377" w:rsidRDefault="000B3377" w:rsidP="002F2D5B">
      <w:pPr>
        <w:pStyle w:val="CommentText"/>
      </w:pPr>
      <w:r>
        <w:rPr>
          <w:rStyle w:val="CommentReference"/>
        </w:rPr>
        <w:annotationRef/>
      </w:r>
      <w:r>
        <w:t>Maybe list a few</w:t>
      </w:r>
    </w:p>
  </w:comment>
  <w:comment w:id="11" w:author="c m" w:date="2022-12-01T11:44:00Z" w:initials="cm">
    <w:p w14:paraId="687749E6" w14:textId="77777777" w:rsidR="000B3377" w:rsidRDefault="000B3377" w:rsidP="006376BD">
      <w:pPr>
        <w:pStyle w:val="CommentText"/>
      </w:pPr>
      <w:r>
        <w:rPr>
          <w:rStyle w:val="CommentReference"/>
        </w:rPr>
        <w:annotationRef/>
      </w:r>
      <w:r>
        <w:t>Most people reading this are not going to know what ideotype means. Define it here.</w:t>
      </w:r>
    </w:p>
  </w:comment>
  <w:comment w:id="12" w:author="c m" w:date="2022-12-01T11:48:00Z" w:initials="cm">
    <w:p w14:paraId="69B23401" w14:textId="77777777" w:rsidR="00331624" w:rsidRDefault="000B3377" w:rsidP="00EC6A92">
      <w:pPr>
        <w:pStyle w:val="CommentText"/>
      </w:pPr>
      <w:r>
        <w:rPr>
          <w:rStyle w:val="CommentReference"/>
        </w:rPr>
        <w:annotationRef/>
      </w:r>
      <w:r w:rsidR="00331624">
        <w:t>It's more than just leaf area. Another option is to drop ideotype altogether and just use crown architecture.</w:t>
      </w:r>
    </w:p>
  </w:comment>
  <w:comment w:id="15" w:author="c m" w:date="2022-12-01T11:49:00Z" w:initials="cm">
    <w:p w14:paraId="709B37BF" w14:textId="0D45DC19" w:rsidR="000B3377" w:rsidRDefault="000B3377" w:rsidP="00792A39">
      <w:pPr>
        <w:pStyle w:val="CommentText"/>
      </w:pPr>
      <w:r>
        <w:rPr>
          <w:rStyle w:val="CommentReference"/>
        </w:rPr>
        <w:annotationRef/>
      </w:r>
      <w:r>
        <w:t>Can you say "I" instead of "This study"?</w:t>
      </w:r>
    </w:p>
  </w:comment>
  <w:comment w:id="25" w:author="Azura Liu" w:date="2022-12-02T09:09:00Z" w:initials="AL">
    <w:p w14:paraId="48AD11BA" w14:textId="77777777" w:rsidR="004153C4" w:rsidRDefault="004153C4" w:rsidP="00C8269A">
      <w:pPr>
        <w:pStyle w:val="CommentText"/>
      </w:pPr>
      <w:r>
        <w:rPr>
          <w:rStyle w:val="CommentReference"/>
        </w:rPr>
        <w:annotationRef/>
      </w:r>
      <w:r>
        <w:t>Conclusion statement</w:t>
      </w:r>
    </w:p>
  </w:comment>
  <w:comment w:id="30" w:author="c m" w:date="2022-12-01T11:53:00Z" w:initials="cm">
    <w:p w14:paraId="3D401510" w14:textId="750EF8B2" w:rsidR="005C6F54" w:rsidRDefault="005C6F54" w:rsidP="00E540EC">
      <w:pPr>
        <w:pStyle w:val="CommentText"/>
      </w:pPr>
      <w:r>
        <w:rPr>
          <w:rStyle w:val="CommentReference"/>
        </w:rPr>
        <w:annotationRef/>
      </w:r>
      <w:r>
        <w:t>wide plasticity? Elastic and plastic mean different things</w:t>
      </w:r>
    </w:p>
  </w:comment>
  <w:comment w:id="33" w:author="c m" w:date="2022-12-01T11:54:00Z" w:initials="cm">
    <w:p w14:paraId="1B46CBA3" w14:textId="77777777" w:rsidR="005C6F54" w:rsidRDefault="005C6F54" w:rsidP="001629D1">
      <w:pPr>
        <w:pStyle w:val="CommentText"/>
      </w:pPr>
      <w:r>
        <w:rPr>
          <w:rStyle w:val="CommentReference"/>
        </w:rPr>
        <w:annotationRef/>
      </w:r>
      <w:r>
        <w:t>What are they?</w:t>
      </w:r>
    </w:p>
  </w:comment>
  <w:comment w:id="34" w:author="c m" w:date="2022-12-01T11:56:00Z" w:initials="cm">
    <w:p w14:paraId="48580979" w14:textId="77777777" w:rsidR="005C6F54" w:rsidRDefault="005C6F54" w:rsidP="00C54D00">
      <w:pPr>
        <w:pStyle w:val="CommentText"/>
      </w:pPr>
      <w:r>
        <w:rPr>
          <w:rStyle w:val="CommentReference"/>
        </w:rPr>
        <w:annotationRef/>
      </w:r>
      <w:r>
        <w:t>E.g. stomatal conductance</w:t>
      </w:r>
    </w:p>
  </w:comment>
  <w:comment w:id="35" w:author="Azura Liu" w:date="2022-12-02T09:16:00Z" w:initials="AL">
    <w:p w14:paraId="0966994B" w14:textId="77777777" w:rsidR="00D16BB9" w:rsidRDefault="00D16BB9" w:rsidP="000240B4">
      <w:pPr>
        <w:pStyle w:val="CommentText"/>
      </w:pPr>
      <w:r>
        <w:rPr>
          <w:rStyle w:val="CommentReference"/>
        </w:rPr>
        <w:annotationRef/>
      </w:r>
      <w:r>
        <w:t>Mention it somewhere</w:t>
      </w:r>
    </w:p>
  </w:comment>
  <w:comment w:id="39" w:author="c m" w:date="2022-12-01T13:11:00Z" w:initials="cm">
    <w:p w14:paraId="5D3DD052" w14:textId="701309BB" w:rsidR="00331624" w:rsidRDefault="00331624" w:rsidP="002A18F5">
      <w:pPr>
        <w:pStyle w:val="CommentText"/>
      </w:pPr>
      <w:r>
        <w:rPr>
          <w:rStyle w:val="CommentReference"/>
        </w:rPr>
        <w:annotationRef/>
      </w:r>
      <w:r>
        <w:t>Change to m2 m-2</w:t>
      </w:r>
    </w:p>
  </w:comment>
  <w:comment w:id="42" w:author="c m" w:date="2022-12-01T13:14:00Z" w:initials="cm">
    <w:p w14:paraId="486D0FA6" w14:textId="1E0F9C9B" w:rsidR="00331624" w:rsidRDefault="00331624" w:rsidP="00BD77DB">
      <w:pPr>
        <w:pStyle w:val="CommentText"/>
      </w:pPr>
      <w:r>
        <w:rPr>
          <w:rStyle w:val="CommentReference"/>
        </w:rPr>
        <w:annotationRef/>
      </w:r>
      <w:r>
        <w:t>Wording is weird. Suggests that VPD is responding to transpiration when it is the other way around</w:t>
      </w:r>
    </w:p>
  </w:comment>
  <w:comment w:id="43" w:author="Azura Liu" w:date="2022-11-27T22:49:00Z" w:initials="AL">
    <w:p w14:paraId="0D19FBE3" w14:textId="1D1C49C9" w:rsidR="008657BC" w:rsidRDefault="008657BC" w:rsidP="006E3D76">
      <w:pPr>
        <w:pStyle w:val="CommentText"/>
      </w:pPr>
      <w:r>
        <w:rPr>
          <w:rStyle w:val="CommentReference"/>
        </w:rPr>
        <w:annotationRef/>
      </w:r>
      <w:r>
        <w:t>Not very sure how to put the unit here</w:t>
      </w:r>
    </w:p>
  </w:comment>
  <w:comment w:id="44" w:author="Sari Palmroth" w:date="2022-11-30T12:07:00Z" w:initials="SP">
    <w:p w14:paraId="0507077D" w14:textId="77777777" w:rsidR="005B451F" w:rsidRDefault="005B451F" w:rsidP="00F9154C">
      <w:pPr>
        <w:pStyle w:val="CommentText"/>
      </w:pPr>
      <w:r>
        <w:rPr>
          <w:rStyle w:val="CommentReference"/>
        </w:rPr>
        <w:annotationRef/>
      </w:r>
      <w:r>
        <w:t>You can say 'unitless'</w:t>
      </w:r>
    </w:p>
  </w:comment>
  <w:comment w:id="45" w:author="c m" w:date="2022-12-01T13:15:00Z" w:initials="cm">
    <w:p w14:paraId="6A0E5E00" w14:textId="77777777" w:rsidR="00331624" w:rsidRDefault="00331624" w:rsidP="00416BB4">
      <w:pPr>
        <w:pStyle w:val="CommentText"/>
      </w:pPr>
      <w:r>
        <w:rPr>
          <w:rStyle w:val="CommentReference"/>
        </w:rPr>
        <w:annotationRef/>
      </w:r>
      <w:r>
        <w:t>?</w:t>
      </w:r>
    </w:p>
  </w:comment>
  <w:comment w:id="48" w:author="c m" w:date="2022-12-01T13:28:00Z" w:initials="cm">
    <w:p w14:paraId="0BCE46B1" w14:textId="77777777" w:rsidR="002874F8" w:rsidRDefault="002874F8" w:rsidP="008B0E32">
      <w:pPr>
        <w:pStyle w:val="CommentText"/>
      </w:pPr>
      <w:r>
        <w:rPr>
          <w:rStyle w:val="CommentReference"/>
        </w:rPr>
        <w:annotationRef/>
      </w:r>
      <w:r>
        <w:t>Maybe use a symbol for transpiration e.g. Et</w:t>
      </w:r>
    </w:p>
  </w:comment>
  <w:comment w:id="56" w:author="Azura Liu" w:date="2022-11-27T22:51:00Z" w:initials="AL">
    <w:p w14:paraId="7C33CDCA" w14:textId="1A94C0EB" w:rsidR="008657BC" w:rsidRDefault="008657BC" w:rsidP="00F704E4">
      <w:pPr>
        <w:pStyle w:val="CommentText"/>
      </w:pPr>
      <w:r>
        <w:rPr>
          <w:rStyle w:val="CommentReference"/>
        </w:rPr>
        <w:annotationRef/>
      </w:r>
      <w:r>
        <w:t>Work on these...</w:t>
      </w:r>
    </w:p>
  </w:comment>
  <w:comment w:id="57" w:author="c m" w:date="2022-12-01T13:30:00Z" w:initials="cm">
    <w:p w14:paraId="167637BF" w14:textId="77777777" w:rsidR="003E47EA" w:rsidRDefault="003E47EA" w:rsidP="00CF0743">
      <w:pPr>
        <w:pStyle w:val="CommentText"/>
      </w:pPr>
      <w:r>
        <w:rPr>
          <w:rStyle w:val="CommentReference"/>
        </w:rPr>
        <w:annotationRef/>
      </w:r>
      <w:r>
        <w:t xml:space="preserve">Maybe restate your questions in the executive summary and then go into hypotheses addressing each question. For example H1: Transpiration varies with genotype and planting density where under low planting density, broad crown genotypes have higher Et and high density narrow crown genotypes have higher Et  </w:t>
      </w:r>
    </w:p>
  </w:comment>
  <w:comment w:id="67" w:author="Azura Liu" w:date="2022-12-02T09:30:00Z" w:initials="AL">
    <w:p w14:paraId="6925568F" w14:textId="77777777" w:rsidR="000F4E3C" w:rsidRDefault="000F4E3C" w:rsidP="00BD5E75">
      <w:pPr>
        <w:pStyle w:val="CommentText"/>
      </w:pPr>
      <w:r>
        <w:rPr>
          <w:rStyle w:val="CommentReference"/>
        </w:rPr>
        <w:annotationRef/>
      </w:r>
      <w:r>
        <w:t>Sum &amp; scale</w:t>
      </w:r>
    </w:p>
  </w:comment>
  <w:comment w:id="77" w:author="c m" w:date="2022-12-01T13:48:00Z" w:initials="cm">
    <w:p w14:paraId="389FAA18" w14:textId="6AA056AC" w:rsidR="008B037B" w:rsidRDefault="008B037B" w:rsidP="00771B7E">
      <w:pPr>
        <w:pStyle w:val="CommentText"/>
      </w:pPr>
      <w:r>
        <w:rPr>
          <w:rStyle w:val="CommentReference"/>
        </w:rPr>
        <w:annotationRef/>
      </w:r>
      <w:r>
        <w:t>Diurnal means 'during the day'</w:t>
      </w:r>
    </w:p>
  </w:comment>
  <w:comment w:id="82" w:author="c m" w:date="2022-12-01T13:53:00Z" w:initials="cm">
    <w:p w14:paraId="3B2BEE3E" w14:textId="77777777" w:rsidR="009176B5" w:rsidRDefault="009176B5" w:rsidP="00695F19">
      <w:pPr>
        <w:pStyle w:val="CommentText"/>
      </w:pPr>
      <w:r>
        <w:rPr>
          <w:rStyle w:val="CommentReference"/>
        </w:rPr>
        <w:annotationRef/>
      </w:r>
      <w:r>
        <w:t>You need to be clear here that plot level sapflow is the product of sapflux measured in block  and the sapwood area of the plot</w:t>
      </w:r>
    </w:p>
  </w:comment>
  <w:comment w:id="88" w:author="c m" w:date="2022-12-01T13:53:00Z" w:initials="cm">
    <w:p w14:paraId="1F4F0091" w14:textId="77777777" w:rsidR="00BA6DBF" w:rsidRDefault="00BA6DBF" w:rsidP="00BA6DBF">
      <w:pPr>
        <w:pStyle w:val="CommentText"/>
      </w:pPr>
      <w:r>
        <w:rPr>
          <w:rStyle w:val="CommentReference"/>
        </w:rPr>
        <w:annotationRef/>
      </w:r>
      <w:r>
        <w:t>You need to be clear here that plot level sapflow is the product of sapflux measured in block  and the sapwood area of the plot</w:t>
      </w:r>
    </w:p>
  </w:comment>
  <w:comment w:id="86" w:author="c m" w:date="2022-12-01T13:54:00Z" w:initials="cm">
    <w:p w14:paraId="7FC9CB35" w14:textId="77777777" w:rsidR="009176B5" w:rsidRDefault="009176B5" w:rsidP="005B127C">
      <w:pPr>
        <w:pStyle w:val="CommentText"/>
      </w:pPr>
      <w:r>
        <w:rPr>
          <w:rStyle w:val="CommentReference"/>
        </w:rPr>
        <w:annotationRef/>
      </w:r>
      <w:r>
        <w:t>Need to talk about this in the sapflux section above</w:t>
      </w:r>
    </w:p>
  </w:comment>
  <w:comment w:id="87" w:author="Azura Liu" w:date="2022-12-02T09:32:00Z" w:initials="AL">
    <w:p w14:paraId="147A8B49" w14:textId="77777777" w:rsidR="00BA6DBF" w:rsidRDefault="00BA6DBF" w:rsidP="001B3736">
      <w:pPr>
        <w:pStyle w:val="CommentText"/>
      </w:pPr>
      <w:r>
        <w:rPr>
          <w:rStyle w:val="CommentReference"/>
        </w:rPr>
        <w:annotationRef/>
      </w:r>
      <w:r>
        <w:t>Saoflux of one block</w:t>
      </w:r>
    </w:p>
  </w:comment>
  <w:comment w:id="93" w:author="c m" w:date="2022-12-01T13:57:00Z" w:initials="cm">
    <w:p w14:paraId="41133F6B" w14:textId="3F115B96" w:rsidR="009176B5" w:rsidRDefault="009176B5" w:rsidP="00AA6F44">
      <w:pPr>
        <w:pStyle w:val="CommentText"/>
      </w:pPr>
      <w:r>
        <w:rPr>
          <w:rStyle w:val="CommentReference"/>
        </w:rPr>
        <w:annotationRef/>
      </w:r>
      <w:r>
        <w:t>This is not entirely correct</w:t>
      </w:r>
    </w:p>
  </w:comment>
  <w:comment w:id="94" w:author="Azura Liu" w:date="2022-12-02T09:37:00Z" w:initials="AL">
    <w:p w14:paraId="480140B8" w14:textId="77777777" w:rsidR="00BA6DBF" w:rsidRDefault="00BA6DBF" w:rsidP="00AD22E0">
      <w:pPr>
        <w:pStyle w:val="CommentText"/>
      </w:pPr>
      <w:r>
        <w:rPr>
          <w:rStyle w:val="CommentReference"/>
        </w:rPr>
        <w:annotationRef/>
      </w:r>
      <w:r>
        <w:t>Get rid of equation 4</w:t>
      </w:r>
    </w:p>
  </w:comment>
  <w:comment w:id="109" w:author="Sari Palmroth" w:date="2022-12-01T10:03:00Z" w:initials="SP">
    <w:p w14:paraId="3EAFA0DB" w14:textId="06109982" w:rsidR="003449A7" w:rsidRDefault="003449A7" w:rsidP="00634CFC">
      <w:pPr>
        <w:pStyle w:val="CommentText"/>
      </w:pPr>
      <w:r>
        <w:rPr>
          <w:rStyle w:val="CommentReference"/>
        </w:rPr>
        <w:annotationRef/>
      </w:r>
      <w:r>
        <w:t>This para is still under the subheading '</w:t>
      </w:r>
      <w:r>
        <w:rPr>
          <w:b/>
          <w:bCs/>
        </w:rPr>
        <w:t>Variation in Sapflux Probe Position'</w:t>
      </w:r>
    </w:p>
  </w:comment>
  <w:comment w:id="113" w:author="Sari Palmroth" w:date="2022-11-30T12:39:00Z" w:initials="SP">
    <w:p w14:paraId="5A15E054" w14:textId="063C881C" w:rsidR="005F05F9" w:rsidRDefault="005F05F9" w:rsidP="003C0492">
      <w:pPr>
        <w:pStyle w:val="CommentText"/>
      </w:pPr>
      <w:r>
        <w:rPr>
          <w:rStyle w:val="CommentReference"/>
        </w:rPr>
        <w:annotationRef/>
      </w:r>
      <w:r>
        <w:t>You might want to add the variable you are comparing (here and throughout) and 'instead of 'densities and genotypes'.</w:t>
      </w:r>
    </w:p>
  </w:comment>
  <w:comment w:id="116" w:author="Sari Palmroth" w:date="2022-12-01T10:02:00Z" w:initials="SP">
    <w:p w14:paraId="471A59A9" w14:textId="77777777" w:rsidR="00A44049" w:rsidRDefault="00A44049" w:rsidP="00BB7EF9">
      <w:pPr>
        <w:pStyle w:val="CommentText"/>
      </w:pPr>
      <w:r>
        <w:rPr>
          <w:rStyle w:val="CommentReference"/>
        </w:rPr>
        <w:annotationRef/>
      </w:r>
      <w:r>
        <w:t xml:space="preserve">I thought Chris suggested you leave this out? </w:t>
      </w:r>
    </w:p>
  </w:comment>
  <w:comment w:id="117" w:author="Azura Liu" w:date="2022-12-02T09:41:00Z" w:initials="AL">
    <w:p w14:paraId="4792A578" w14:textId="77777777" w:rsidR="001F6757" w:rsidRDefault="001F6757" w:rsidP="00702CDF">
      <w:pPr>
        <w:pStyle w:val="CommentText"/>
      </w:pPr>
      <w:r>
        <w:rPr>
          <w:rStyle w:val="CommentReference"/>
        </w:rPr>
        <w:annotationRef/>
      </w:r>
      <w:r>
        <w:t>Sapflux in a separate graph</w:t>
      </w:r>
    </w:p>
  </w:comment>
  <w:comment w:id="118" w:author="Azura Liu" w:date="2022-12-02T09:41:00Z" w:initials="AL">
    <w:p w14:paraId="08DC9D74" w14:textId="77777777" w:rsidR="001F6757" w:rsidRDefault="001F6757" w:rsidP="005E7719">
      <w:pPr>
        <w:pStyle w:val="CommentText"/>
      </w:pPr>
      <w:r>
        <w:rPr>
          <w:rStyle w:val="CommentReference"/>
        </w:rPr>
        <w:annotationRef/>
      </w:r>
      <w:r>
        <w:t>Drop increment</w:t>
      </w:r>
    </w:p>
  </w:comment>
  <w:comment w:id="119" w:author="Azura Liu" w:date="2022-11-28T16:43:00Z" w:initials="AL">
    <w:p w14:paraId="09B95763" w14:textId="41E4F301" w:rsidR="00867D55" w:rsidRDefault="00867D55" w:rsidP="00FF2017">
      <w:pPr>
        <w:pStyle w:val="CommentText"/>
      </w:pPr>
      <w:r>
        <w:rPr>
          <w:rStyle w:val="CommentReference"/>
        </w:rPr>
        <w:annotationRef/>
      </w:r>
      <w:r>
        <w:t>Stem growth less susceptible to planting density-&gt;genetic variation?</w:t>
      </w:r>
    </w:p>
  </w:comment>
  <w:comment w:id="120" w:author="Azura Liu" w:date="2022-12-02T09:43:00Z" w:initials="AL">
    <w:p w14:paraId="3CB4B728" w14:textId="77777777" w:rsidR="001F6757" w:rsidRDefault="001F6757" w:rsidP="00F477BD">
      <w:pPr>
        <w:pStyle w:val="CommentText"/>
      </w:pPr>
      <w:r>
        <w:rPr>
          <w:rStyle w:val="CommentReference"/>
        </w:rPr>
        <w:annotationRef/>
      </w:r>
      <w:r>
        <w:t>Plot size</w:t>
      </w:r>
    </w:p>
  </w:comment>
  <w:comment w:id="121" w:author="c m" w:date="2022-12-01T15:29:00Z" w:initials="cm">
    <w:p w14:paraId="515E400D" w14:textId="5B261678" w:rsidR="00737E61" w:rsidRDefault="00737E61" w:rsidP="00322F49">
      <w:pPr>
        <w:pStyle w:val="CommentText"/>
      </w:pPr>
      <w:r>
        <w:rPr>
          <w:rStyle w:val="CommentReference"/>
        </w:rPr>
        <w:annotationRef/>
      </w:r>
      <w:r>
        <w:t>Hard to tell difference between high and low density in the figure legend</w:t>
      </w:r>
    </w:p>
  </w:comment>
  <w:comment w:id="122" w:author="Azura Liu" w:date="2022-12-02T09:42:00Z" w:initials="AL">
    <w:p w14:paraId="11CAF8CB" w14:textId="77777777" w:rsidR="001F6757" w:rsidRDefault="001F6757" w:rsidP="00CD0690">
      <w:pPr>
        <w:pStyle w:val="CommentText"/>
      </w:pPr>
      <w:r>
        <w:rPr>
          <w:rStyle w:val="CommentReference"/>
        </w:rPr>
        <w:annotationRef/>
      </w:r>
      <w:r>
        <w:t>Dots/legend</w:t>
      </w:r>
    </w:p>
  </w:comment>
  <w:comment w:id="124" w:author="c m" w:date="2022-12-01T15:25:00Z" w:initials="cm">
    <w:p w14:paraId="57F73709" w14:textId="1DAC4C24" w:rsidR="00737E61" w:rsidRDefault="00737E61" w:rsidP="001612B5">
      <w:pPr>
        <w:pStyle w:val="CommentText"/>
      </w:pPr>
      <w:r>
        <w:rPr>
          <w:rStyle w:val="CommentReference"/>
        </w:rPr>
        <w:annotationRef/>
      </w:r>
      <w:r>
        <w:t>?</w:t>
      </w:r>
    </w:p>
  </w:comment>
  <w:comment w:id="126" w:author="c m" w:date="2022-12-01T15:31:00Z" w:initials="cm">
    <w:p w14:paraId="13E0083E" w14:textId="77777777" w:rsidR="00737E61" w:rsidRDefault="00737E61" w:rsidP="00D12A81">
      <w:pPr>
        <w:pStyle w:val="CommentText"/>
      </w:pPr>
      <w:r>
        <w:rPr>
          <w:rStyle w:val="CommentReference"/>
        </w:rPr>
        <w:annotationRef/>
      </w:r>
      <w:r>
        <w:t>?</w:t>
      </w:r>
    </w:p>
  </w:comment>
  <w:comment w:id="127" w:author="c m" w:date="2022-12-01T15:40:00Z" w:initials="cm">
    <w:p w14:paraId="618CE5A9" w14:textId="77777777" w:rsidR="001779FE" w:rsidRDefault="001779FE" w:rsidP="00D240A7">
      <w:pPr>
        <w:pStyle w:val="CommentText"/>
      </w:pPr>
      <w:r>
        <w:rPr>
          <w:rStyle w:val="CommentReference"/>
        </w:rPr>
        <w:annotationRef/>
      </w:r>
      <w:r>
        <w:t>?</w:t>
      </w:r>
    </w:p>
  </w:comment>
  <w:comment w:id="129" w:author="c m" w:date="2022-12-01T15:44:00Z" w:initials="cm">
    <w:p w14:paraId="2D2FF03F" w14:textId="77777777" w:rsidR="00727E54" w:rsidRDefault="00727E54" w:rsidP="0060387F">
      <w:pPr>
        <w:pStyle w:val="CommentText"/>
      </w:pPr>
      <w:r>
        <w:rPr>
          <w:rStyle w:val="CommentReference"/>
        </w:rPr>
        <w:annotationRef/>
      </w:r>
      <w:r>
        <w:t>Give the intercept and slope values and se in Table 4</w:t>
      </w:r>
    </w:p>
  </w:comment>
  <w:comment w:id="130" w:author="Sari Palmroth" w:date="2022-11-30T12:38:00Z" w:initials="SP">
    <w:p w14:paraId="6B687649" w14:textId="609611C8" w:rsidR="00696979" w:rsidRDefault="005F05F9" w:rsidP="007D27E8">
      <w:pPr>
        <w:pStyle w:val="CommentText"/>
      </w:pPr>
      <w:r>
        <w:rPr>
          <w:rStyle w:val="CommentReference"/>
        </w:rPr>
        <w:annotationRef/>
      </w:r>
      <w:r w:rsidR="00696979">
        <w:t>Sapflux of genotype B increased most with X and Y?</w:t>
      </w:r>
    </w:p>
  </w:comment>
  <w:comment w:id="131" w:author="Sari Palmroth" w:date="2022-11-30T12:46:00Z" w:initials="SP">
    <w:p w14:paraId="0946ECF2" w14:textId="28EE804B" w:rsidR="00583906" w:rsidRDefault="00760911" w:rsidP="00C32D95">
      <w:pPr>
        <w:pStyle w:val="CommentText"/>
      </w:pPr>
      <w:r>
        <w:rPr>
          <w:rStyle w:val="CommentReference"/>
        </w:rPr>
        <w:annotationRef/>
      </w:r>
      <w:r w:rsidR="00583906">
        <w:t>How about this sentence structure: Under high planting density, genotypes A and O showed similar sapflux response  to VPD and REW.</w:t>
      </w:r>
    </w:p>
  </w:comment>
  <w:comment w:id="132" w:author="Sari Palmroth" w:date="2022-12-01T09:56:00Z" w:initials="SP">
    <w:p w14:paraId="2F3B978A" w14:textId="77777777" w:rsidR="005218FD" w:rsidRDefault="00583906" w:rsidP="000F4698">
      <w:pPr>
        <w:pStyle w:val="CommentText"/>
      </w:pPr>
      <w:r>
        <w:rPr>
          <w:rStyle w:val="CommentReference"/>
        </w:rPr>
        <w:annotationRef/>
      </w:r>
      <w:r w:rsidR="005218FD">
        <w:t xml:space="preserve">Finalizing the hypotheses will help you organize discussion. Also, what you have so far is expanding the interpretation of your results.  You also must discuss you findings in the context of related, published work. How does your findings compare to other studies on similar topics? </w:t>
      </w:r>
    </w:p>
  </w:comment>
  <w:comment w:id="134" w:author="Sari Palmroth" w:date="2022-11-30T12:47:00Z" w:initials="SP">
    <w:p w14:paraId="6A16AFF5" w14:textId="71E54BDF" w:rsidR="00760911" w:rsidRDefault="00760911" w:rsidP="00287F51">
      <w:pPr>
        <w:pStyle w:val="CommentText"/>
      </w:pPr>
      <w:r>
        <w:rPr>
          <w:rStyle w:val="CommentReference"/>
        </w:rPr>
        <w:annotationRef/>
      </w:r>
      <w:r>
        <w:t>Not sure what this means?</w:t>
      </w:r>
    </w:p>
  </w:comment>
  <w:comment w:id="135" w:author="Sari Palmroth" w:date="2022-11-30T12:47:00Z" w:initials="SP">
    <w:p w14:paraId="627CC18C" w14:textId="77777777" w:rsidR="00760911" w:rsidRDefault="00760911" w:rsidP="007853FC">
      <w:pPr>
        <w:pStyle w:val="CommentText"/>
      </w:pPr>
      <w:r>
        <w:rPr>
          <w:rStyle w:val="CommentReference"/>
        </w:rPr>
        <w:annotationRef/>
      </w:r>
      <w:r>
        <w:t>The reader does not know what is 'a density unfavorable of their crown ideotype'. You need to elaborate.</w:t>
      </w:r>
    </w:p>
  </w:comment>
  <w:comment w:id="136" w:author="Sari Palmroth" w:date="2022-11-30T12:51:00Z" w:initials="SP">
    <w:p w14:paraId="0DB26340" w14:textId="77777777" w:rsidR="00760911" w:rsidRDefault="00760911" w:rsidP="006F56D1">
      <w:pPr>
        <w:pStyle w:val="CommentText"/>
      </w:pPr>
      <w:r>
        <w:rPr>
          <w:rStyle w:val="CommentReference"/>
        </w:rPr>
        <w:annotationRef/>
      </w:r>
      <w:r>
        <w:t>You wrote this in the para above.</w:t>
      </w:r>
    </w:p>
  </w:comment>
  <w:comment w:id="137" w:author="Sari Palmroth" w:date="2022-11-30T12:52:00Z" w:initials="SP">
    <w:p w14:paraId="2C02C419" w14:textId="77777777" w:rsidR="00760911" w:rsidRDefault="00760911" w:rsidP="00C22B5C">
      <w:pPr>
        <w:pStyle w:val="CommentText"/>
      </w:pPr>
      <w:r>
        <w:rPr>
          <w:rStyle w:val="CommentReference"/>
        </w:rPr>
        <w:annotationRef/>
      </w:r>
      <w:r>
        <w:t>Is this important enough to be brought up in the discussion?</w:t>
      </w:r>
    </w:p>
  </w:comment>
  <w:comment w:id="139" w:author="Sari Palmroth" w:date="2022-11-30T12:52:00Z" w:initials="SP">
    <w:p w14:paraId="0A1E0C36" w14:textId="77777777" w:rsidR="000721A6" w:rsidRDefault="000721A6" w:rsidP="001C4813">
      <w:pPr>
        <w:pStyle w:val="CommentText"/>
      </w:pPr>
      <w:r>
        <w:rPr>
          <w:rStyle w:val="CommentReference"/>
        </w:rPr>
        <w:annotationRef/>
      </w:r>
      <w:r>
        <w:t>Among individuals?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C21019" w15:done="0"/>
  <w15:commentEx w15:paraId="242458B7" w15:paraIdParent="13C21019" w15:done="0"/>
  <w15:commentEx w15:paraId="21DC0202" w15:done="0"/>
  <w15:commentEx w15:paraId="687749E6" w15:done="0"/>
  <w15:commentEx w15:paraId="69B23401" w15:done="0"/>
  <w15:commentEx w15:paraId="709B37BF" w15:done="0"/>
  <w15:commentEx w15:paraId="48AD11BA" w15:done="0"/>
  <w15:commentEx w15:paraId="3D401510" w15:done="0"/>
  <w15:commentEx w15:paraId="1B46CBA3" w15:done="0"/>
  <w15:commentEx w15:paraId="48580979" w15:done="0"/>
  <w15:commentEx w15:paraId="0966994B" w15:paraIdParent="48580979" w15:done="0"/>
  <w15:commentEx w15:paraId="5D3DD052" w15:done="0"/>
  <w15:commentEx w15:paraId="486D0FA6" w15:done="0"/>
  <w15:commentEx w15:paraId="0D19FBE3" w15:done="0"/>
  <w15:commentEx w15:paraId="0507077D" w15:paraIdParent="0D19FBE3" w15:done="0"/>
  <w15:commentEx w15:paraId="6A0E5E00" w15:done="0"/>
  <w15:commentEx w15:paraId="0BCE46B1" w15:done="0"/>
  <w15:commentEx w15:paraId="7C33CDCA" w15:done="0"/>
  <w15:commentEx w15:paraId="167637BF" w15:paraIdParent="7C33CDCA" w15:done="0"/>
  <w15:commentEx w15:paraId="6925568F" w15:done="0"/>
  <w15:commentEx w15:paraId="389FAA18" w15:done="0"/>
  <w15:commentEx w15:paraId="3B2BEE3E" w15:done="0"/>
  <w15:commentEx w15:paraId="1F4F0091" w15:done="0"/>
  <w15:commentEx w15:paraId="7FC9CB35" w15:done="0"/>
  <w15:commentEx w15:paraId="147A8B49" w15:paraIdParent="7FC9CB35" w15:done="0"/>
  <w15:commentEx w15:paraId="41133F6B" w15:done="0"/>
  <w15:commentEx w15:paraId="480140B8" w15:paraIdParent="41133F6B" w15:done="0"/>
  <w15:commentEx w15:paraId="3EAFA0DB" w15:done="0"/>
  <w15:commentEx w15:paraId="5A15E054" w15:done="0"/>
  <w15:commentEx w15:paraId="471A59A9" w15:done="0"/>
  <w15:commentEx w15:paraId="4792A578" w15:done="0"/>
  <w15:commentEx w15:paraId="08DC9D74" w15:paraIdParent="4792A578" w15:done="0"/>
  <w15:commentEx w15:paraId="09B95763" w15:done="0"/>
  <w15:commentEx w15:paraId="3CB4B728" w15:done="0"/>
  <w15:commentEx w15:paraId="515E400D" w15:done="0"/>
  <w15:commentEx w15:paraId="11CAF8CB" w15:paraIdParent="515E400D" w15:done="0"/>
  <w15:commentEx w15:paraId="57F73709" w15:done="0"/>
  <w15:commentEx w15:paraId="13E0083E" w15:done="0"/>
  <w15:commentEx w15:paraId="618CE5A9" w15:done="0"/>
  <w15:commentEx w15:paraId="2D2FF03F" w15:done="0"/>
  <w15:commentEx w15:paraId="6B687649" w15:done="0"/>
  <w15:commentEx w15:paraId="0946ECF2" w15:done="0"/>
  <w15:commentEx w15:paraId="2F3B978A" w15:done="0"/>
  <w15:commentEx w15:paraId="6A16AFF5" w15:done="0"/>
  <w15:commentEx w15:paraId="627CC18C" w15:done="0"/>
  <w15:commentEx w15:paraId="0DB26340" w15:done="0"/>
  <w15:commentEx w15:paraId="2C02C419" w15:done="0"/>
  <w15:commentEx w15:paraId="0A1E0C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2F6DB" w16cex:dateUtc="2022-12-01T14:48:00Z"/>
  <w16cex:commentExtensible w16cex:durableId="27343F08" w16cex:dateUtc="2022-12-02T14:08:00Z"/>
  <w16cex:commentExtensible w16cex:durableId="2733117C" w16cex:dateUtc="2022-12-01T16:41:00Z"/>
  <w16cex:commentExtensible w16cex:durableId="27331202" w16cex:dateUtc="2022-12-01T16:44:00Z"/>
  <w16cex:commentExtensible w16cex:durableId="27331322" w16cex:dateUtc="2022-12-01T16:48:00Z"/>
  <w16cex:commentExtensible w16cex:durableId="27331346" w16cex:dateUtc="2022-12-01T16:49:00Z"/>
  <w16cex:commentExtensible w16cex:durableId="27343F2E" w16cex:dateUtc="2022-12-02T14:09:00Z"/>
  <w16cex:commentExtensible w16cex:durableId="27331436" w16cex:dateUtc="2022-12-01T16:53:00Z"/>
  <w16cex:commentExtensible w16cex:durableId="2733146C" w16cex:dateUtc="2022-12-01T16:54:00Z"/>
  <w16cex:commentExtensible w16cex:durableId="273314D1" w16cex:dateUtc="2022-12-01T16:56:00Z"/>
  <w16cex:commentExtensible w16cex:durableId="273440EC" w16cex:dateUtc="2022-12-02T14:16:00Z"/>
  <w16cex:commentExtensible w16cex:durableId="27332668" w16cex:dateUtc="2022-12-01T18:11:00Z"/>
  <w16cex:commentExtensible w16cex:durableId="2733272A" w16cex:dateUtc="2022-12-01T18:14:00Z"/>
  <w16cex:commentExtensible w16cex:durableId="272E67F2" w16cex:dateUtc="2022-11-28T03:49:00Z"/>
  <w16cex:commentExtensible w16cex:durableId="2731C61A" w16cex:dateUtc="2022-11-30T17:07:00Z"/>
  <w16cex:commentExtensible w16cex:durableId="27332783" w16cex:dateUtc="2022-12-01T18:15:00Z"/>
  <w16cex:commentExtensible w16cex:durableId="27332A7B" w16cex:dateUtc="2022-12-01T18:28:00Z"/>
  <w16cex:commentExtensible w16cex:durableId="272E6867" w16cex:dateUtc="2022-11-28T03:51:00Z"/>
  <w16cex:commentExtensible w16cex:durableId="27332AE0" w16cex:dateUtc="2022-12-01T18:30:00Z"/>
  <w16cex:commentExtensible w16cex:durableId="27344452" w16cex:dateUtc="2022-12-02T14:30:00Z"/>
  <w16cex:commentExtensible w16cex:durableId="27332F38" w16cex:dateUtc="2022-12-01T18:48:00Z"/>
  <w16cex:commentExtensible w16cex:durableId="27333049" w16cex:dateUtc="2022-12-01T18:53:00Z"/>
  <w16cex:commentExtensible w16cex:durableId="273444F5" w16cex:dateUtc="2022-12-01T18:53:00Z"/>
  <w16cex:commentExtensible w16cex:durableId="273330AA" w16cex:dateUtc="2022-12-01T18:54:00Z"/>
  <w16cex:commentExtensible w16cex:durableId="27344498" w16cex:dateUtc="2022-12-02T14:32:00Z"/>
  <w16cex:commentExtensible w16cex:durableId="27333145" w16cex:dateUtc="2022-12-01T18:57:00Z"/>
  <w16cex:commentExtensible w16cex:durableId="273445D4" w16cex:dateUtc="2022-12-02T14:37:00Z"/>
  <w16cex:commentExtensible w16cex:durableId="2732FA8A" w16cex:dateUtc="2022-12-01T15:03:00Z"/>
  <w16cex:commentExtensible w16cex:durableId="2731CD8E" w16cex:dateUtc="2022-11-30T17:39:00Z"/>
  <w16cex:commentExtensible w16cex:durableId="2732FA42" w16cex:dateUtc="2022-12-01T15:02:00Z"/>
  <w16cex:commentExtensible w16cex:durableId="273446C7" w16cex:dateUtc="2022-12-02T14:41:00Z"/>
  <w16cex:commentExtensible w16cex:durableId="273446D0" w16cex:dateUtc="2022-12-02T14:41:00Z"/>
  <w16cex:commentExtensible w16cex:durableId="272F63AC" w16cex:dateUtc="2022-11-28T21:43:00Z"/>
  <w16cex:commentExtensible w16cex:durableId="2734475C" w16cex:dateUtc="2022-12-02T14:43:00Z"/>
  <w16cex:commentExtensible w16cex:durableId="273346DC" w16cex:dateUtc="2022-12-01T20:29:00Z"/>
  <w16cex:commentExtensible w16cex:durableId="27344702" w16cex:dateUtc="2022-12-02T14:42:00Z"/>
  <w16cex:commentExtensible w16cex:durableId="273345F1" w16cex:dateUtc="2022-12-01T20:25:00Z"/>
  <w16cex:commentExtensible w16cex:durableId="27334752" w16cex:dateUtc="2022-12-01T20:31:00Z"/>
  <w16cex:commentExtensible w16cex:durableId="27334972" w16cex:dateUtc="2022-12-01T20:40:00Z"/>
  <w16cex:commentExtensible w16cex:durableId="27334A6C" w16cex:dateUtc="2022-12-01T20:44:00Z"/>
  <w16cex:commentExtensible w16cex:durableId="2731CD28" w16cex:dateUtc="2022-11-30T17:38:00Z"/>
  <w16cex:commentExtensible w16cex:durableId="2731CF31" w16cex:dateUtc="2022-11-30T17:46:00Z"/>
  <w16cex:commentExtensible w16cex:durableId="2732F8B2" w16cex:dateUtc="2022-12-01T14:56:00Z"/>
  <w16cex:commentExtensible w16cex:durableId="2731CF46" w16cex:dateUtc="2022-11-30T17:47:00Z"/>
  <w16cex:commentExtensible w16cex:durableId="2731CF7D" w16cex:dateUtc="2022-11-30T17:47:00Z"/>
  <w16cex:commentExtensible w16cex:durableId="2731D034" w16cex:dateUtc="2022-11-30T17:51:00Z"/>
  <w16cex:commentExtensible w16cex:durableId="2731D076" w16cex:dateUtc="2022-11-30T17:52:00Z"/>
  <w16cex:commentExtensible w16cex:durableId="2731D09C" w16cex:dateUtc="2022-11-30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C21019" w16cid:durableId="2732F6DB"/>
  <w16cid:commentId w16cid:paraId="242458B7" w16cid:durableId="27343F08"/>
  <w16cid:commentId w16cid:paraId="21DC0202" w16cid:durableId="2733117C"/>
  <w16cid:commentId w16cid:paraId="687749E6" w16cid:durableId="27331202"/>
  <w16cid:commentId w16cid:paraId="69B23401" w16cid:durableId="27331322"/>
  <w16cid:commentId w16cid:paraId="709B37BF" w16cid:durableId="27331346"/>
  <w16cid:commentId w16cid:paraId="48AD11BA" w16cid:durableId="27343F2E"/>
  <w16cid:commentId w16cid:paraId="3D401510" w16cid:durableId="27331436"/>
  <w16cid:commentId w16cid:paraId="1B46CBA3" w16cid:durableId="2733146C"/>
  <w16cid:commentId w16cid:paraId="48580979" w16cid:durableId="273314D1"/>
  <w16cid:commentId w16cid:paraId="0966994B" w16cid:durableId="273440EC"/>
  <w16cid:commentId w16cid:paraId="5D3DD052" w16cid:durableId="27332668"/>
  <w16cid:commentId w16cid:paraId="486D0FA6" w16cid:durableId="2733272A"/>
  <w16cid:commentId w16cid:paraId="0D19FBE3" w16cid:durableId="272E67F2"/>
  <w16cid:commentId w16cid:paraId="0507077D" w16cid:durableId="2731C61A"/>
  <w16cid:commentId w16cid:paraId="6A0E5E00" w16cid:durableId="27332783"/>
  <w16cid:commentId w16cid:paraId="0BCE46B1" w16cid:durableId="27332A7B"/>
  <w16cid:commentId w16cid:paraId="7C33CDCA" w16cid:durableId="272E6867"/>
  <w16cid:commentId w16cid:paraId="167637BF" w16cid:durableId="27332AE0"/>
  <w16cid:commentId w16cid:paraId="6925568F" w16cid:durableId="27344452"/>
  <w16cid:commentId w16cid:paraId="389FAA18" w16cid:durableId="27332F38"/>
  <w16cid:commentId w16cid:paraId="3B2BEE3E" w16cid:durableId="27333049"/>
  <w16cid:commentId w16cid:paraId="1F4F0091" w16cid:durableId="273444F5"/>
  <w16cid:commentId w16cid:paraId="7FC9CB35" w16cid:durableId="273330AA"/>
  <w16cid:commentId w16cid:paraId="147A8B49" w16cid:durableId="27344498"/>
  <w16cid:commentId w16cid:paraId="41133F6B" w16cid:durableId="27333145"/>
  <w16cid:commentId w16cid:paraId="480140B8" w16cid:durableId="273445D4"/>
  <w16cid:commentId w16cid:paraId="3EAFA0DB" w16cid:durableId="2732FA8A"/>
  <w16cid:commentId w16cid:paraId="5A15E054" w16cid:durableId="2731CD8E"/>
  <w16cid:commentId w16cid:paraId="471A59A9" w16cid:durableId="2732FA42"/>
  <w16cid:commentId w16cid:paraId="4792A578" w16cid:durableId="273446C7"/>
  <w16cid:commentId w16cid:paraId="08DC9D74" w16cid:durableId="273446D0"/>
  <w16cid:commentId w16cid:paraId="09B95763" w16cid:durableId="272F63AC"/>
  <w16cid:commentId w16cid:paraId="3CB4B728" w16cid:durableId="2734475C"/>
  <w16cid:commentId w16cid:paraId="515E400D" w16cid:durableId="273346DC"/>
  <w16cid:commentId w16cid:paraId="11CAF8CB" w16cid:durableId="27344702"/>
  <w16cid:commentId w16cid:paraId="57F73709" w16cid:durableId="273345F1"/>
  <w16cid:commentId w16cid:paraId="13E0083E" w16cid:durableId="27334752"/>
  <w16cid:commentId w16cid:paraId="618CE5A9" w16cid:durableId="27334972"/>
  <w16cid:commentId w16cid:paraId="2D2FF03F" w16cid:durableId="27334A6C"/>
  <w16cid:commentId w16cid:paraId="6B687649" w16cid:durableId="2731CD28"/>
  <w16cid:commentId w16cid:paraId="0946ECF2" w16cid:durableId="2731CF31"/>
  <w16cid:commentId w16cid:paraId="2F3B978A" w16cid:durableId="2732F8B2"/>
  <w16cid:commentId w16cid:paraId="6A16AFF5" w16cid:durableId="2731CF46"/>
  <w16cid:commentId w16cid:paraId="627CC18C" w16cid:durableId="2731CF7D"/>
  <w16cid:commentId w16cid:paraId="0DB26340" w16cid:durableId="2731D034"/>
  <w16cid:commentId w16cid:paraId="2C02C419" w16cid:durableId="2731D076"/>
  <w16cid:commentId w16cid:paraId="0A1E0C36" w16cid:durableId="2731D0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0865" w14:textId="77777777" w:rsidR="00FB0042" w:rsidRDefault="00FB0042">
      <w:pPr>
        <w:spacing w:after="0" w:line="240" w:lineRule="auto"/>
      </w:pPr>
      <w:r>
        <w:separator/>
      </w:r>
    </w:p>
  </w:endnote>
  <w:endnote w:type="continuationSeparator" w:id="0">
    <w:p w14:paraId="002A53A5" w14:textId="77777777" w:rsidR="00FB0042" w:rsidRDefault="00FB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428E8ABB" w14:textId="77777777" w:rsidR="008657BC" w:rsidRDefault="008657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6D07C4" w14:textId="77777777" w:rsidR="008657BC" w:rsidRDefault="008657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1FAC3BA5" w14:textId="77777777" w:rsidR="008B5BBB" w:rsidRDefault="00521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78E9C1"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A3CF5" w14:textId="77777777" w:rsidR="00FB0042" w:rsidRDefault="00FB0042">
      <w:pPr>
        <w:spacing w:after="0" w:line="240" w:lineRule="auto"/>
      </w:pPr>
      <w:r>
        <w:separator/>
      </w:r>
    </w:p>
  </w:footnote>
  <w:footnote w:type="continuationSeparator" w:id="0">
    <w:p w14:paraId="44CB8308" w14:textId="77777777" w:rsidR="00FB0042" w:rsidRDefault="00FB0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446461">
    <w:abstractNumId w:val="0"/>
  </w:num>
  <w:num w:numId="2" w16cid:durableId="11977387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i Palmroth">
    <w15:presenceInfo w15:providerId="AD" w15:userId="S::spalmrot@duke.edu::146ddae1-0f5f-4cd1-b764-fc18b5d323cd"/>
  </w15:person>
  <w15:person w15:author="Azura Liu">
    <w15:presenceInfo w15:providerId="None" w15:userId="Azura Liu"/>
  </w15:person>
  <w15:person w15:author="c m">
    <w15:presenceInfo w15:providerId="Windows Live" w15:userId="10f7bb6262694b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71"/>
    <w:rsid w:val="00016327"/>
    <w:rsid w:val="0005562B"/>
    <w:rsid w:val="000721A6"/>
    <w:rsid w:val="000B3377"/>
    <w:rsid w:val="000C6911"/>
    <w:rsid w:val="000D26B3"/>
    <w:rsid w:val="000F4E3C"/>
    <w:rsid w:val="00104A5D"/>
    <w:rsid w:val="001147A4"/>
    <w:rsid w:val="001318AE"/>
    <w:rsid w:val="00177766"/>
    <w:rsid w:val="001779FE"/>
    <w:rsid w:val="0018199C"/>
    <w:rsid w:val="001C2C06"/>
    <w:rsid w:val="001F6757"/>
    <w:rsid w:val="0021446B"/>
    <w:rsid w:val="00227EAC"/>
    <w:rsid w:val="00245DD9"/>
    <w:rsid w:val="002874F8"/>
    <w:rsid w:val="002A7FDC"/>
    <w:rsid w:val="002D105F"/>
    <w:rsid w:val="002D483B"/>
    <w:rsid w:val="002F203A"/>
    <w:rsid w:val="00331624"/>
    <w:rsid w:val="00337F17"/>
    <w:rsid w:val="003449A7"/>
    <w:rsid w:val="00360C53"/>
    <w:rsid w:val="00390CEE"/>
    <w:rsid w:val="003E47EA"/>
    <w:rsid w:val="00402920"/>
    <w:rsid w:val="004153C4"/>
    <w:rsid w:val="0042557A"/>
    <w:rsid w:val="004638D7"/>
    <w:rsid w:val="004C3A8E"/>
    <w:rsid w:val="004C5280"/>
    <w:rsid w:val="004E5171"/>
    <w:rsid w:val="005218FD"/>
    <w:rsid w:val="00543870"/>
    <w:rsid w:val="00583906"/>
    <w:rsid w:val="005B451F"/>
    <w:rsid w:val="005B4F55"/>
    <w:rsid w:val="005C6F54"/>
    <w:rsid w:val="005F05F9"/>
    <w:rsid w:val="006010C2"/>
    <w:rsid w:val="00610A37"/>
    <w:rsid w:val="00612CD9"/>
    <w:rsid w:val="006408C0"/>
    <w:rsid w:val="00642C9E"/>
    <w:rsid w:val="00647E89"/>
    <w:rsid w:val="0065439C"/>
    <w:rsid w:val="00696979"/>
    <w:rsid w:val="006C3FBF"/>
    <w:rsid w:val="006E3F1D"/>
    <w:rsid w:val="006E60ED"/>
    <w:rsid w:val="00727E54"/>
    <w:rsid w:val="00737E61"/>
    <w:rsid w:val="00747A6F"/>
    <w:rsid w:val="00753096"/>
    <w:rsid w:val="00760911"/>
    <w:rsid w:val="007770CF"/>
    <w:rsid w:val="0079558C"/>
    <w:rsid w:val="007B3AD2"/>
    <w:rsid w:val="00807CD3"/>
    <w:rsid w:val="008113BA"/>
    <w:rsid w:val="008657BC"/>
    <w:rsid w:val="00867D55"/>
    <w:rsid w:val="008B037B"/>
    <w:rsid w:val="008E6FF1"/>
    <w:rsid w:val="00913D6E"/>
    <w:rsid w:val="009176B5"/>
    <w:rsid w:val="00941109"/>
    <w:rsid w:val="00A44049"/>
    <w:rsid w:val="00A66F17"/>
    <w:rsid w:val="00AC3986"/>
    <w:rsid w:val="00AD40F1"/>
    <w:rsid w:val="00B130A9"/>
    <w:rsid w:val="00B33F8F"/>
    <w:rsid w:val="00B46F17"/>
    <w:rsid w:val="00BA5370"/>
    <w:rsid w:val="00BA6DBF"/>
    <w:rsid w:val="00BD1EFA"/>
    <w:rsid w:val="00BD4688"/>
    <w:rsid w:val="00BF0B26"/>
    <w:rsid w:val="00BF5339"/>
    <w:rsid w:val="00BF597F"/>
    <w:rsid w:val="00C639B7"/>
    <w:rsid w:val="00C76928"/>
    <w:rsid w:val="00C7720F"/>
    <w:rsid w:val="00C85139"/>
    <w:rsid w:val="00CA2A7C"/>
    <w:rsid w:val="00CE42EC"/>
    <w:rsid w:val="00CF053B"/>
    <w:rsid w:val="00CF0777"/>
    <w:rsid w:val="00D16BB9"/>
    <w:rsid w:val="00D81E07"/>
    <w:rsid w:val="00DB20DD"/>
    <w:rsid w:val="00E11FE6"/>
    <w:rsid w:val="00E3766D"/>
    <w:rsid w:val="00E41C59"/>
    <w:rsid w:val="00E4728C"/>
    <w:rsid w:val="00EB5EE0"/>
    <w:rsid w:val="00EE130B"/>
    <w:rsid w:val="00F72EC4"/>
    <w:rsid w:val="00F92726"/>
    <w:rsid w:val="00FB0042"/>
    <w:rsid w:val="00FC56E7"/>
    <w:rsid w:val="00FD4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9505"/>
  <w15:chartTrackingRefBased/>
  <w15:docId w15:val="{42D81B3B-75FD-4FD3-9104-A2864B81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79558C"/>
  </w:style>
  <w:style w:type="paragraph" w:styleId="NormalWeb">
    <w:name w:val="Normal (Web)"/>
    <w:basedOn w:val="Normal"/>
    <w:uiPriority w:val="99"/>
    <w:semiHidden/>
    <w:unhideWhenUsed/>
    <w:rsid w:val="0079558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79558C"/>
    <w:rPr>
      <w:sz w:val="16"/>
      <w:szCs w:val="16"/>
    </w:rPr>
  </w:style>
  <w:style w:type="paragraph" w:styleId="CommentText">
    <w:name w:val="annotation text"/>
    <w:basedOn w:val="Normal"/>
    <w:link w:val="CommentTextChar"/>
    <w:uiPriority w:val="99"/>
    <w:unhideWhenUsed/>
    <w:rsid w:val="0079558C"/>
    <w:pPr>
      <w:spacing w:line="240" w:lineRule="auto"/>
    </w:pPr>
    <w:rPr>
      <w:sz w:val="20"/>
      <w:szCs w:val="20"/>
    </w:rPr>
  </w:style>
  <w:style w:type="character" w:customStyle="1" w:styleId="CommentTextChar">
    <w:name w:val="Comment Text Char"/>
    <w:basedOn w:val="DefaultParagraphFont"/>
    <w:link w:val="CommentText"/>
    <w:uiPriority w:val="99"/>
    <w:rsid w:val="0079558C"/>
    <w:rPr>
      <w:sz w:val="20"/>
      <w:szCs w:val="20"/>
    </w:rPr>
  </w:style>
  <w:style w:type="character" w:styleId="Hyperlink">
    <w:name w:val="Hyperlink"/>
    <w:basedOn w:val="DefaultParagraphFont"/>
    <w:uiPriority w:val="99"/>
    <w:unhideWhenUsed/>
    <w:rsid w:val="0079558C"/>
    <w:rPr>
      <w:color w:val="0563C1" w:themeColor="hyperlink"/>
      <w:u w:val="single"/>
    </w:rPr>
  </w:style>
  <w:style w:type="paragraph" w:styleId="Footer">
    <w:name w:val="footer"/>
    <w:basedOn w:val="Normal"/>
    <w:link w:val="FooterChar"/>
    <w:uiPriority w:val="99"/>
    <w:unhideWhenUsed/>
    <w:rsid w:val="00795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58C"/>
  </w:style>
  <w:style w:type="paragraph" w:styleId="ListParagraph">
    <w:name w:val="List Paragraph"/>
    <w:basedOn w:val="Normal"/>
    <w:uiPriority w:val="34"/>
    <w:qFormat/>
    <w:rsid w:val="0079558C"/>
    <w:pPr>
      <w:ind w:left="720"/>
      <w:contextualSpacing/>
    </w:pPr>
  </w:style>
  <w:style w:type="table" w:styleId="TableGrid">
    <w:name w:val="Table Grid"/>
    <w:basedOn w:val="TableNormal"/>
    <w:uiPriority w:val="39"/>
    <w:rsid w:val="0079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657BC"/>
    <w:rPr>
      <w:b/>
      <w:bCs/>
    </w:rPr>
  </w:style>
  <w:style w:type="character" w:customStyle="1" w:styleId="CommentSubjectChar">
    <w:name w:val="Comment Subject Char"/>
    <w:basedOn w:val="CommentTextChar"/>
    <w:link w:val="CommentSubject"/>
    <w:uiPriority w:val="99"/>
    <w:semiHidden/>
    <w:rsid w:val="008657BC"/>
    <w:rPr>
      <w:b/>
      <w:bCs/>
      <w:sz w:val="20"/>
      <w:szCs w:val="20"/>
    </w:rPr>
  </w:style>
  <w:style w:type="character" w:styleId="PlaceholderText">
    <w:name w:val="Placeholder Text"/>
    <w:basedOn w:val="DefaultParagraphFont"/>
    <w:uiPriority w:val="99"/>
    <w:semiHidden/>
    <w:rsid w:val="00BF0B26"/>
    <w:rPr>
      <w:color w:val="808080"/>
    </w:rPr>
  </w:style>
  <w:style w:type="paragraph" w:styleId="Revision">
    <w:name w:val="Revision"/>
    <w:hidden/>
    <w:uiPriority w:val="99"/>
    <w:semiHidden/>
    <w:rsid w:val="005B45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8708">
      <w:bodyDiv w:val="1"/>
      <w:marLeft w:val="0"/>
      <w:marRight w:val="0"/>
      <w:marTop w:val="0"/>
      <w:marBottom w:val="0"/>
      <w:divBdr>
        <w:top w:val="none" w:sz="0" w:space="0" w:color="auto"/>
        <w:left w:val="none" w:sz="0" w:space="0" w:color="auto"/>
        <w:bottom w:val="none" w:sz="0" w:space="0" w:color="auto"/>
        <w:right w:val="none" w:sz="0" w:space="0" w:color="auto"/>
      </w:divBdr>
    </w:div>
    <w:div w:id="1451782900">
      <w:bodyDiv w:val="1"/>
      <w:marLeft w:val="0"/>
      <w:marRight w:val="0"/>
      <w:marTop w:val="0"/>
      <w:marBottom w:val="0"/>
      <w:divBdr>
        <w:top w:val="none" w:sz="0" w:space="0" w:color="auto"/>
        <w:left w:val="none" w:sz="0" w:space="0" w:color="auto"/>
        <w:bottom w:val="none" w:sz="0" w:space="0" w:color="auto"/>
        <w:right w:val="none" w:sz="0" w:space="0" w:color="auto"/>
      </w:divBdr>
    </w:div>
    <w:div w:id="153453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about:blank" TargetMode="External"/><Relationship Id="rId28" Type="http://schemas.openxmlformats.org/officeDocument/2006/relationships/image" Target="media/image15.emf"/><Relationship Id="rId10" Type="http://schemas.microsoft.com/office/2011/relationships/commentsExtended" Target="commentsExtended.xml"/><Relationship Id="rId19" Type="http://schemas.openxmlformats.org/officeDocument/2006/relationships/image" Target="media/image7.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B98B8-585D-49A2-A600-E671A4F28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39</Pages>
  <Words>6456</Words>
  <Characters>36804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7</cp:revision>
  <dcterms:created xsi:type="dcterms:W3CDTF">2022-12-01T16:57:00Z</dcterms:created>
  <dcterms:modified xsi:type="dcterms:W3CDTF">2022-12-02T15:03:00Z</dcterms:modified>
</cp:coreProperties>
</file>