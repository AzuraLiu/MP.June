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F3D5A" w14:textId="77777777" w:rsidR="005E4E1E" w:rsidRPr="004E4C37" w:rsidRDefault="005E4E1E" w:rsidP="005E4E1E">
      <w:pPr>
        <w:pStyle w:val="NormalWeb"/>
        <w:jc w:val="center"/>
        <w:rPr>
          <w:rFonts w:asciiTheme="minorEastAsia" w:eastAsiaTheme="minorEastAsia" w:hAnsiTheme="minorEastAsia" w:cs="Arial"/>
          <w:sz w:val="28"/>
          <w:szCs w:val="28"/>
        </w:rPr>
      </w:pPr>
      <w:bookmarkStart w:id="0" w:name="_Hlk115227541"/>
      <w:bookmarkStart w:id="1" w:name="_Hlk118049755"/>
      <w:bookmarkStart w:id="2" w:name="_Hlk119009412"/>
      <w:bookmarkEnd w:id="0"/>
    </w:p>
    <w:p w14:paraId="3EB164DC" w14:textId="77777777" w:rsidR="005E4E1E" w:rsidRPr="004E4C37" w:rsidRDefault="005E4E1E" w:rsidP="005E4E1E">
      <w:pPr>
        <w:pStyle w:val="NormalWeb"/>
        <w:jc w:val="center"/>
        <w:rPr>
          <w:rFonts w:asciiTheme="minorEastAsia" w:eastAsiaTheme="minorEastAsia" w:hAnsiTheme="minorEastAsia" w:cs="Arial"/>
          <w:sz w:val="28"/>
          <w:szCs w:val="28"/>
        </w:rPr>
      </w:pPr>
    </w:p>
    <w:p w14:paraId="36772A7B" w14:textId="77777777" w:rsidR="005E4E1E" w:rsidRPr="004E4C37" w:rsidRDefault="005E4E1E" w:rsidP="005E4E1E">
      <w:pPr>
        <w:pStyle w:val="NormalWeb"/>
        <w:rPr>
          <w:rFonts w:asciiTheme="minorEastAsia" w:eastAsiaTheme="minorEastAsia" w:hAnsiTheme="minorEastAsia" w:cs="Arial"/>
          <w:sz w:val="28"/>
          <w:szCs w:val="28"/>
        </w:rPr>
      </w:pPr>
    </w:p>
    <w:p w14:paraId="14A5935E" w14:textId="77777777" w:rsidR="005E4E1E" w:rsidRPr="004E4C37" w:rsidRDefault="005E4E1E" w:rsidP="005E4E1E">
      <w:pPr>
        <w:pStyle w:val="NormalWeb"/>
        <w:jc w:val="center"/>
        <w:rPr>
          <w:rFonts w:asciiTheme="minorEastAsia" w:eastAsiaTheme="minorEastAsia" w:hAnsiTheme="minorEastAsia" w:cs="Arial"/>
          <w:sz w:val="28"/>
          <w:szCs w:val="28"/>
        </w:rPr>
      </w:pPr>
      <w:bookmarkStart w:id="3" w:name="_Hlk112407303"/>
    </w:p>
    <w:p w14:paraId="2F133918" w14:textId="77777777" w:rsidR="005E4E1E" w:rsidRPr="002C709A" w:rsidRDefault="005E4E1E" w:rsidP="005E4E1E">
      <w:pPr>
        <w:pStyle w:val="NormalWeb"/>
        <w:jc w:val="center"/>
        <w:rPr>
          <w:rFonts w:asciiTheme="minorEastAsia" w:eastAsiaTheme="minorEastAsia" w:hAnsiTheme="minorEastAsia" w:cs="Arial"/>
          <w:sz w:val="28"/>
          <w:szCs w:val="28"/>
        </w:rPr>
      </w:pPr>
      <w:r w:rsidRPr="002C709A">
        <w:rPr>
          <w:rFonts w:asciiTheme="minorEastAsia" w:eastAsiaTheme="minorEastAsia" w:hAnsiTheme="minorEastAsia" w:cs="Arial"/>
          <w:sz w:val="28"/>
          <w:szCs w:val="28"/>
        </w:rPr>
        <w:t xml:space="preserve">Impacts of Genetic Variation and Silvicultural Treatments on Loblolly Pine Water Use </w:t>
      </w:r>
    </w:p>
    <w:p w14:paraId="0F820D30" w14:textId="77777777" w:rsidR="005E4E1E" w:rsidRPr="002C709A" w:rsidRDefault="005E4E1E" w:rsidP="005E4E1E">
      <w:pPr>
        <w:pStyle w:val="NormalWeb"/>
        <w:jc w:val="center"/>
        <w:rPr>
          <w:rFonts w:asciiTheme="minorEastAsia" w:eastAsiaTheme="minorEastAsia" w:hAnsiTheme="minorEastAsia" w:cs="Arial"/>
          <w:sz w:val="28"/>
          <w:szCs w:val="28"/>
        </w:rPr>
      </w:pPr>
    </w:p>
    <w:bookmarkEnd w:id="3"/>
    <w:p w14:paraId="0B409826" w14:textId="77777777" w:rsidR="005E4E1E" w:rsidRPr="002C709A" w:rsidRDefault="005E4E1E" w:rsidP="005E4E1E">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By</w:t>
      </w:r>
    </w:p>
    <w:p w14:paraId="481995A3" w14:textId="77777777" w:rsidR="005E4E1E" w:rsidRPr="002C709A" w:rsidRDefault="005E4E1E" w:rsidP="005E4E1E">
      <w:pPr>
        <w:pStyle w:val="NormalWeb"/>
        <w:jc w:val="center"/>
        <w:rPr>
          <w:rFonts w:asciiTheme="minorEastAsia" w:eastAsiaTheme="minorEastAsia" w:hAnsiTheme="minorEastAsia" w:cs="Arial"/>
        </w:rPr>
      </w:pPr>
    </w:p>
    <w:p w14:paraId="188E7206" w14:textId="77777777" w:rsidR="005E4E1E" w:rsidRPr="002C709A" w:rsidRDefault="005E4E1E" w:rsidP="005E4E1E">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lang w:eastAsia="zh-CN"/>
        </w:rPr>
        <w:t>Azura Liu</w:t>
      </w:r>
      <w:r w:rsidRPr="002C709A">
        <w:rPr>
          <w:rFonts w:asciiTheme="minorEastAsia" w:eastAsiaTheme="minorEastAsia" w:hAnsiTheme="minorEastAsia" w:cs="Arial"/>
          <w:sz w:val="22"/>
          <w:szCs w:val="22"/>
        </w:rPr>
        <w:t xml:space="preserve"> </w:t>
      </w:r>
    </w:p>
    <w:p w14:paraId="2BB9018F" w14:textId="77777777" w:rsidR="005E4E1E" w:rsidRPr="002C709A" w:rsidRDefault="005E4E1E" w:rsidP="005E4E1E">
      <w:pPr>
        <w:pStyle w:val="NormalWeb"/>
        <w:jc w:val="center"/>
        <w:rPr>
          <w:rFonts w:asciiTheme="minorEastAsia" w:eastAsiaTheme="minorEastAsia" w:hAnsiTheme="minorEastAsia" w:cs="Arial"/>
          <w:sz w:val="22"/>
          <w:szCs w:val="22"/>
        </w:rPr>
      </w:pPr>
    </w:p>
    <w:p w14:paraId="737D9952" w14:textId="77777777" w:rsidR="005E4E1E" w:rsidRPr="002C709A" w:rsidRDefault="005E4E1E" w:rsidP="005E4E1E">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 xml:space="preserve">Dr. Sari Palmroth, Advisor </w:t>
      </w:r>
    </w:p>
    <w:p w14:paraId="346FDED8" w14:textId="77777777" w:rsidR="005E4E1E" w:rsidRPr="002C709A" w:rsidRDefault="005E4E1E" w:rsidP="005E4E1E">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 xml:space="preserve">Dr. Christopher Maier, Advisor </w:t>
      </w:r>
    </w:p>
    <w:p w14:paraId="42C4C847" w14:textId="77777777" w:rsidR="005E4E1E" w:rsidRPr="002C709A" w:rsidRDefault="005E4E1E" w:rsidP="005E4E1E">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10/21/2022</w:t>
      </w:r>
    </w:p>
    <w:p w14:paraId="12443465" w14:textId="77777777" w:rsidR="005E4E1E" w:rsidRPr="002C709A" w:rsidRDefault="005E4E1E" w:rsidP="005E4E1E">
      <w:pPr>
        <w:pStyle w:val="NormalWeb"/>
        <w:jc w:val="center"/>
        <w:rPr>
          <w:rFonts w:asciiTheme="minorEastAsia" w:eastAsiaTheme="minorEastAsia" w:hAnsiTheme="minorEastAsia" w:cs="Arial"/>
        </w:rPr>
      </w:pPr>
    </w:p>
    <w:p w14:paraId="5D9AD00B" w14:textId="77777777" w:rsidR="005E4E1E" w:rsidRPr="002C709A" w:rsidRDefault="005E4E1E" w:rsidP="005E4E1E">
      <w:pPr>
        <w:pStyle w:val="NormalWeb"/>
        <w:jc w:val="center"/>
        <w:rPr>
          <w:rFonts w:asciiTheme="minorEastAsia" w:eastAsiaTheme="minorEastAsia" w:hAnsiTheme="minorEastAsia" w:cs="Arial"/>
        </w:rPr>
      </w:pPr>
      <w:r w:rsidRPr="002C709A">
        <w:rPr>
          <w:rFonts w:asciiTheme="minorEastAsia" w:eastAsiaTheme="minorEastAsia" w:hAnsiTheme="minorEastAsia" w:cs="Arial"/>
          <w:sz w:val="22"/>
          <w:szCs w:val="22"/>
        </w:rPr>
        <w:t>Masters project submitted in partial fulfillment of the requirements for the Master of Environmental Management degree in the Nicholas School of the Environment of</w:t>
      </w:r>
      <w:r w:rsidRPr="002C709A">
        <w:rPr>
          <w:rFonts w:asciiTheme="minorEastAsia" w:eastAsiaTheme="minorEastAsia" w:hAnsiTheme="minorEastAsia" w:cs="Arial"/>
          <w:sz w:val="22"/>
          <w:szCs w:val="22"/>
        </w:rPr>
        <w:br/>
        <w:t>Duke University</w:t>
      </w:r>
    </w:p>
    <w:p w14:paraId="172C2F88" w14:textId="77777777" w:rsidR="005E4E1E" w:rsidRPr="002C709A" w:rsidRDefault="005E4E1E" w:rsidP="005E4E1E">
      <w:pPr>
        <w:jc w:val="center"/>
        <w:rPr>
          <w:rFonts w:asciiTheme="minorEastAsia" w:hAnsiTheme="minorEastAsia" w:cs="Arial"/>
        </w:rPr>
      </w:pPr>
    </w:p>
    <w:p w14:paraId="15283FB6" w14:textId="77777777" w:rsidR="005E4E1E" w:rsidRPr="002C709A" w:rsidRDefault="005E4E1E" w:rsidP="005E4E1E">
      <w:pPr>
        <w:spacing w:after="0" w:line="480" w:lineRule="auto"/>
        <w:rPr>
          <w:rFonts w:asciiTheme="minorEastAsia" w:hAnsiTheme="minorEastAsia" w:cs="Arial"/>
          <w:sz w:val="27"/>
          <w:szCs w:val="27"/>
          <w:shd w:val="clear" w:color="auto" w:fill="FFFFFF"/>
        </w:rPr>
      </w:pPr>
    </w:p>
    <w:p w14:paraId="4420F1A6" w14:textId="77777777" w:rsidR="005E4E1E" w:rsidRPr="002C709A" w:rsidRDefault="005E4E1E" w:rsidP="005E4E1E">
      <w:pPr>
        <w:spacing w:after="0" w:line="480" w:lineRule="auto"/>
        <w:rPr>
          <w:rFonts w:asciiTheme="minorEastAsia" w:hAnsiTheme="minorEastAsia" w:cs="Arial"/>
          <w:sz w:val="27"/>
          <w:szCs w:val="27"/>
          <w:shd w:val="clear" w:color="auto" w:fill="FFFFFF"/>
        </w:rPr>
      </w:pPr>
    </w:p>
    <w:p w14:paraId="3EE3408D" w14:textId="77777777" w:rsidR="005E4E1E" w:rsidRPr="002C709A" w:rsidRDefault="005E4E1E" w:rsidP="005E4E1E">
      <w:pPr>
        <w:spacing w:after="0" w:line="480" w:lineRule="auto"/>
        <w:rPr>
          <w:rFonts w:asciiTheme="minorEastAsia" w:hAnsiTheme="minorEastAsia" w:cs="Arial"/>
          <w:sz w:val="27"/>
          <w:szCs w:val="27"/>
          <w:shd w:val="clear" w:color="auto" w:fill="FFFFFF"/>
        </w:rPr>
      </w:pPr>
    </w:p>
    <w:p w14:paraId="2F30337F" w14:textId="77777777" w:rsidR="005E4E1E" w:rsidRPr="002C709A" w:rsidRDefault="005E4E1E" w:rsidP="005E4E1E">
      <w:pPr>
        <w:spacing w:after="0" w:line="480" w:lineRule="auto"/>
        <w:jc w:val="center"/>
        <w:rPr>
          <w:rFonts w:asciiTheme="minorEastAsia" w:hAnsiTheme="minorEastAsia" w:cs="Arial"/>
          <w:b/>
          <w:bCs/>
          <w:sz w:val="28"/>
          <w:szCs w:val="28"/>
        </w:rPr>
      </w:pPr>
      <w:r w:rsidRPr="002C709A">
        <w:rPr>
          <w:rFonts w:asciiTheme="minorEastAsia" w:hAnsiTheme="minorEastAsia" w:cs="Arial"/>
          <w:b/>
          <w:bCs/>
          <w:sz w:val="28"/>
          <w:szCs w:val="28"/>
        </w:rPr>
        <w:lastRenderedPageBreak/>
        <w:t>Executive Summary</w:t>
      </w:r>
    </w:p>
    <w:p w14:paraId="6734538B" w14:textId="77777777" w:rsidR="005E4E1E" w:rsidRPr="002C709A" w:rsidRDefault="005E4E1E" w:rsidP="005E4E1E">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 xml:space="preserve">Impacts of Genetic Variation and Silvicultural Treatments on Loblolly Pine Water Use </w:t>
      </w:r>
    </w:p>
    <w:p w14:paraId="5D75F57A" w14:textId="77777777" w:rsidR="005E4E1E" w:rsidRPr="002C709A" w:rsidRDefault="005E4E1E" w:rsidP="005E4E1E">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By</w:t>
      </w:r>
    </w:p>
    <w:p w14:paraId="11573E70" w14:textId="77777777" w:rsidR="005E4E1E" w:rsidRPr="002C709A" w:rsidRDefault="005E4E1E" w:rsidP="005E4E1E">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Azura Liu</w:t>
      </w:r>
    </w:p>
    <w:p w14:paraId="5B02FE7E" w14:textId="77777777" w:rsidR="005E4E1E" w:rsidRPr="002C709A" w:rsidRDefault="005E4E1E" w:rsidP="005E4E1E">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[Date] [Month] 2022</w:t>
      </w:r>
    </w:p>
    <w:p w14:paraId="1CE9FD45" w14:textId="77777777" w:rsidR="005E4E1E" w:rsidRPr="002C709A" w:rsidRDefault="005E4E1E" w:rsidP="005E4E1E">
      <w:pPr>
        <w:spacing w:after="0" w:line="480" w:lineRule="auto"/>
        <w:rPr>
          <w:rFonts w:asciiTheme="minorEastAsia" w:hAnsiTheme="minorEastAsia" w:cs="Arial"/>
          <w:sz w:val="24"/>
          <w:szCs w:val="24"/>
        </w:rPr>
      </w:pPr>
    </w:p>
    <w:p w14:paraId="57A5FD35" w14:textId="77777777" w:rsidR="005E4E1E" w:rsidRPr="002C709A" w:rsidRDefault="005E4E1E" w:rsidP="005E4E1E">
      <w:pPr>
        <w:spacing w:after="0" w:line="480" w:lineRule="auto"/>
        <w:rPr>
          <w:rFonts w:asciiTheme="minorEastAsia" w:hAnsiTheme="minorEastAsia" w:cs="Arial"/>
          <w:sz w:val="24"/>
          <w:szCs w:val="24"/>
        </w:rPr>
      </w:pPr>
    </w:p>
    <w:p w14:paraId="15EFBC7D" w14:textId="77777777" w:rsidR="005E4E1E" w:rsidRPr="002C709A" w:rsidRDefault="005E4E1E" w:rsidP="005E4E1E">
      <w:pPr>
        <w:spacing w:after="0" w:line="480" w:lineRule="auto"/>
        <w:rPr>
          <w:rFonts w:asciiTheme="minorEastAsia" w:hAnsiTheme="minorEastAsia" w:cs="Arial"/>
          <w:sz w:val="24"/>
          <w:szCs w:val="24"/>
        </w:rPr>
      </w:pPr>
    </w:p>
    <w:p w14:paraId="291EBFE8" w14:textId="77777777" w:rsidR="005E4E1E" w:rsidRPr="002C709A" w:rsidRDefault="005E4E1E" w:rsidP="005E4E1E">
      <w:pPr>
        <w:spacing w:after="0" w:line="480" w:lineRule="auto"/>
        <w:rPr>
          <w:rFonts w:asciiTheme="minorEastAsia" w:hAnsiTheme="minorEastAsia" w:cs="Arial"/>
          <w:sz w:val="24"/>
          <w:szCs w:val="24"/>
        </w:rPr>
        <w:sectPr w:rsidR="005E4E1E" w:rsidRPr="002C709A">
          <w:footerReference w:type="default" r:id="rId8"/>
          <w:pgSz w:w="12240" w:h="15840"/>
          <w:pgMar w:top="1440" w:right="1440" w:bottom="1440" w:left="1440" w:header="720" w:footer="720" w:gutter="0"/>
          <w:cols w:space="720"/>
          <w:docGrid w:linePitch="360"/>
        </w:sectPr>
      </w:pPr>
    </w:p>
    <w:p w14:paraId="1BB4FF79" w14:textId="77777777" w:rsidR="005E4E1E" w:rsidRPr="002C709A" w:rsidRDefault="005E4E1E" w:rsidP="005E4E1E">
      <w:pPr>
        <w:spacing w:after="0" w:line="480" w:lineRule="auto"/>
        <w:rPr>
          <w:rFonts w:asciiTheme="minorEastAsia" w:hAnsiTheme="minorEastAsia" w:cs="Arial"/>
          <w:sz w:val="24"/>
          <w:szCs w:val="24"/>
        </w:rPr>
      </w:pPr>
    </w:p>
    <w:p w14:paraId="09B996C8"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Approved</w:t>
      </w:r>
    </w:p>
    <w:p w14:paraId="2FDA379F"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p>
    <w:p w14:paraId="619494BE"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signature here)</w:t>
      </w:r>
    </w:p>
    <w:p w14:paraId="1C1B2FE4"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p>
    <w:p w14:paraId="5A0902C3"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name printed)</w:t>
      </w:r>
    </w:p>
    <w:p w14:paraId="26BBD0E0"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w:t>
      </w:r>
    </w:p>
    <w:p w14:paraId="0E48F9A5"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Date</w:t>
      </w:r>
    </w:p>
    <w:p w14:paraId="209DE15F" w14:textId="77777777" w:rsidR="005E4E1E" w:rsidRPr="002C709A" w:rsidRDefault="005E4E1E" w:rsidP="005E4E1E">
      <w:pPr>
        <w:spacing w:after="0" w:line="480" w:lineRule="auto"/>
        <w:rPr>
          <w:rFonts w:asciiTheme="minorEastAsia" w:hAnsiTheme="minorEastAsia" w:cs="Arial"/>
          <w:sz w:val="24"/>
          <w:szCs w:val="24"/>
        </w:rPr>
      </w:pPr>
    </w:p>
    <w:p w14:paraId="63DBB65A"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Approved</w:t>
      </w:r>
    </w:p>
    <w:p w14:paraId="7EEF876A"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p>
    <w:p w14:paraId="462ADCDA"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signature here)</w:t>
      </w:r>
    </w:p>
    <w:p w14:paraId="75676E09"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p>
    <w:p w14:paraId="1BF53D1E"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name printed)</w:t>
      </w:r>
    </w:p>
    <w:p w14:paraId="2A366677"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w:t>
      </w:r>
    </w:p>
    <w:p w14:paraId="0405B069"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Date</w:t>
      </w:r>
    </w:p>
    <w:p w14:paraId="694D6311" w14:textId="77777777" w:rsidR="005E4E1E" w:rsidRPr="002C709A" w:rsidRDefault="005E4E1E" w:rsidP="005E4E1E">
      <w:pPr>
        <w:spacing w:after="0" w:line="480" w:lineRule="auto"/>
        <w:rPr>
          <w:rFonts w:asciiTheme="minorEastAsia" w:hAnsiTheme="minorEastAsia" w:cs="Arial"/>
          <w:sz w:val="24"/>
          <w:szCs w:val="24"/>
        </w:rPr>
        <w:sectPr w:rsidR="005E4E1E" w:rsidRPr="002C709A" w:rsidSect="00C40DA1">
          <w:type w:val="continuous"/>
          <w:pgSz w:w="12240" w:h="15840"/>
          <w:pgMar w:top="1440" w:right="1440" w:bottom="1440" w:left="1440" w:header="720" w:footer="720" w:gutter="0"/>
          <w:cols w:num="2" w:space="720"/>
          <w:docGrid w:linePitch="360"/>
        </w:sectPr>
      </w:pPr>
    </w:p>
    <w:p w14:paraId="58DE627C"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sz w:val="24"/>
          <w:szCs w:val="24"/>
        </w:rPr>
        <w:t>Master’s Project submitted in partial fulfillment of the requirements for the Master of Environmental Management Degree in the Nicholas School of the Environment, Duke University May 2020</w:t>
      </w:r>
    </w:p>
    <w:p w14:paraId="66750AAF" w14:textId="77777777" w:rsidR="005E4E1E" w:rsidRPr="002C709A" w:rsidRDefault="005E4E1E" w:rsidP="005E4E1E">
      <w:pPr>
        <w:spacing w:after="0" w:line="480" w:lineRule="auto"/>
        <w:rPr>
          <w:rFonts w:asciiTheme="minorEastAsia" w:hAnsiTheme="minorEastAsia" w:cs="Arial"/>
          <w:sz w:val="28"/>
          <w:szCs w:val="28"/>
          <w:u w:val="single"/>
        </w:rPr>
      </w:pPr>
    </w:p>
    <w:p w14:paraId="3327BB09" w14:textId="77777777" w:rsidR="005E4E1E" w:rsidRPr="002C709A" w:rsidRDefault="005E4E1E" w:rsidP="005E4E1E">
      <w:pPr>
        <w:spacing w:after="0" w:line="480" w:lineRule="auto"/>
        <w:rPr>
          <w:rFonts w:asciiTheme="minorEastAsia" w:hAnsiTheme="minorEastAsia" w:cs="Arial"/>
          <w:b/>
          <w:bCs/>
          <w:sz w:val="32"/>
          <w:szCs w:val="32"/>
        </w:rPr>
      </w:pPr>
      <w:bookmarkStart w:id="4" w:name="_Hlk115412600"/>
      <w:r w:rsidRPr="002C709A">
        <w:rPr>
          <w:rFonts w:asciiTheme="minorEastAsia" w:hAnsiTheme="minorEastAsia" w:cs="Arial"/>
          <w:b/>
          <w:bCs/>
          <w:sz w:val="32"/>
          <w:szCs w:val="32"/>
        </w:rPr>
        <w:lastRenderedPageBreak/>
        <w:t>Executive Summary</w:t>
      </w:r>
    </w:p>
    <w:p w14:paraId="163F0B7C" w14:textId="77777777" w:rsidR="005E4E1E" w:rsidRPr="002C709A" w:rsidRDefault="005E4E1E" w:rsidP="005E4E1E">
      <w:pPr>
        <w:spacing w:after="0" w:line="480" w:lineRule="auto"/>
        <w:ind w:firstLine="720"/>
        <w:jc w:val="both"/>
        <w:rPr>
          <w:rFonts w:asciiTheme="minorEastAsia" w:hAnsiTheme="minorEastAsia" w:cs="Arial"/>
          <w:color w:val="000000" w:themeColor="text1"/>
          <w:sz w:val="24"/>
          <w:szCs w:val="24"/>
        </w:rPr>
      </w:pPr>
      <w:bookmarkStart w:id="5" w:name="_Hlk115419550"/>
      <w:r w:rsidRPr="002C709A">
        <w:rPr>
          <w:rFonts w:asciiTheme="minorEastAsia" w:hAnsiTheme="minorEastAsia" w:cs="Arial"/>
          <w:color w:val="000000" w:themeColor="text1"/>
          <w:sz w:val="24"/>
          <w:szCs w:val="24"/>
        </w:rPr>
        <w:t>L</w:t>
      </w:r>
      <w:r w:rsidRPr="002C709A">
        <w:rPr>
          <w:rStyle w:val="xhotkey-layer"/>
          <w:rFonts w:asciiTheme="minorEastAsia" w:hAnsiTheme="minorEastAsia" w:cs="Arial" w:hint="eastAsia"/>
          <w:color w:val="000000" w:themeColor="text1"/>
          <w:sz w:val="24"/>
          <w:szCs w:val="24"/>
        </w:rPr>
        <w:t>oblolly pine (</w:t>
      </w:r>
      <w:r w:rsidRPr="002C709A">
        <w:rPr>
          <w:rStyle w:val="xhotkey-layer"/>
          <w:rFonts w:asciiTheme="minorEastAsia" w:hAnsiTheme="minorEastAsia" w:cs="Arial" w:hint="eastAsia"/>
          <w:i/>
          <w:iCs/>
          <w:color w:val="000000" w:themeColor="text1"/>
          <w:sz w:val="24"/>
          <w:szCs w:val="24"/>
        </w:rPr>
        <w:t xml:space="preserve">Pinus taeda, </w:t>
      </w:r>
      <w:r w:rsidRPr="002C709A">
        <w:rPr>
          <w:rStyle w:val="xhotkey-layer"/>
          <w:rFonts w:asciiTheme="minorEastAsia" w:hAnsiTheme="minorEastAsia" w:cs="Arial" w:hint="eastAsia"/>
          <w:color w:val="000000" w:themeColor="text1"/>
          <w:sz w:val="24"/>
          <w:szCs w:val="24"/>
        </w:rPr>
        <w:t>or</w:t>
      </w:r>
      <w:r w:rsidRPr="002C709A">
        <w:rPr>
          <w:rStyle w:val="xhotkey-layer"/>
          <w:rFonts w:asciiTheme="minorEastAsia" w:hAnsiTheme="minorEastAsia" w:cs="Arial" w:hint="eastAsia"/>
          <w:i/>
          <w:iCs/>
          <w:color w:val="000000" w:themeColor="text1"/>
          <w:sz w:val="24"/>
          <w:szCs w:val="24"/>
        </w:rPr>
        <w:t xml:space="preserve"> P. taeda</w:t>
      </w:r>
      <w:r w:rsidRPr="002C709A">
        <w:rPr>
          <w:rStyle w:val="xhotkey-layer"/>
          <w:rFonts w:asciiTheme="minorEastAsia" w:hAnsiTheme="minorEastAsia" w:cs="Arial" w:hint="eastAsia"/>
          <w:color w:val="000000" w:themeColor="text1"/>
          <w:sz w:val="24"/>
          <w:szCs w:val="24"/>
        </w:rPr>
        <w:t>)</w:t>
      </w:r>
      <w:r w:rsidRPr="002C709A">
        <w:rPr>
          <w:rStyle w:val="xhotkey-layer"/>
          <w:rFonts w:asciiTheme="minorEastAsia" w:hAnsiTheme="minorEastAsia" w:cs="Arial"/>
          <w:color w:val="000000" w:themeColor="text1"/>
          <w:sz w:val="24"/>
          <w:szCs w:val="24"/>
        </w:rPr>
        <w:t xml:space="preserve"> is of high ecological and economical value in the U.S. for its abundance and rapid growth. </w:t>
      </w:r>
      <w:r w:rsidRPr="002C709A">
        <w:rPr>
          <w:rStyle w:val="xhotkey-layer"/>
          <w:rFonts w:asciiTheme="minorEastAsia" w:hAnsiTheme="minorEastAsia" w:cs="Arial"/>
          <w:i/>
          <w:iCs/>
          <w:color w:val="000000" w:themeColor="text1"/>
          <w:sz w:val="24"/>
          <w:szCs w:val="24"/>
        </w:rPr>
        <w:t>P. taeda</w:t>
      </w:r>
      <w:r w:rsidRPr="002C709A">
        <w:rPr>
          <w:rStyle w:val="xhotkey-layer"/>
          <w:rFonts w:asciiTheme="minorEastAsia" w:hAnsiTheme="minorEastAsia" w:cs="Arial"/>
          <w:color w:val="000000" w:themeColor="text1"/>
          <w:sz w:val="24"/>
          <w:szCs w:val="24"/>
        </w:rPr>
        <w:t xml:space="preserve"> has adapted to a wide range of sites, exhibiting considerable variation in its physiology and morphology. </w:t>
      </w:r>
      <w:r w:rsidRPr="002C709A">
        <w:rPr>
          <w:rFonts w:asciiTheme="minorEastAsia" w:hAnsiTheme="minorEastAsia" w:cs="Arial"/>
          <w:color w:val="000000" w:themeColor="text1"/>
          <w:sz w:val="24"/>
          <w:szCs w:val="24"/>
        </w:rPr>
        <w:t xml:space="preserve">In efforts of understanding such variation, transpiration has become a major study focus for its integral role in tree growth and survival. Past studies have developed methods of quantifying tree transpiration and explored the relationships between transpiration and plastic traits observed in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Understanding elements that affect transpiration provides an opportunity to explain and model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physiological and morphological variation for better forest management.</w:t>
      </w:r>
      <w:bookmarkStart w:id="6" w:name="_Hlk115413475"/>
      <w:r w:rsidRPr="002C709A">
        <w:rPr>
          <w:rFonts w:asciiTheme="minorEastAsia" w:hAnsiTheme="minorEastAsia" w:cs="Arial"/>
          <w:color w:val="000000" w:themeColor="text1"/>
          <w:sz w:val="24"/>
          <w:szCs w:val="24"/>
        </w:rPr>
        <w:t xml:space="preserve"> </w:t>
      </w:r>
    </w:p>
    <w:p w14:paraId="0BA844E7" w14:textId="1D0A3A29" w:rsidR="005E4E1E" w:rsidRPr="002C709A" w:rsidRDefault="005E4E1E" w:rsidP="005E4E1E">
      <w:pPr>
        <w:spacing w:after="0" w:line="480" w:lineRule="auto"/>
        <w:ind w:firstLine="720"/>
        <w:jc w:val="both"/>
        <w:rPr>
          <w:rFonts w:asciiTheme="minorEastAsia" w:hAnsiTheme="minorEastAsia" w:cs="Arial"/>
          <w:color w:val="000000" w:themeColor="text1"/>
          <w:sz w:val="24"/>
          <w:szCs w:val="24"/>
        </w:rPr>
      </w:pPr>
      <w:r w:rsidRPr="002C709A">
        <w:rPr>
          <w:rFonts w:asciiTheme="minorEastAsia" w:hAnsiTheme="minorEastAsia" w:cs="Arial"/>
          <w:color w:val="000000" w:themeColor="text1"/>
          <w:sz w:val="24"/>
          <w:szCs w:val="24"/>
        </w:rPr>
        <w:t xml:space="preserve">Transpiration is strongly influenced by crown architecture and environmental </w:t>
      </w:r>
      <w:r w:rsidR="00624A0C" w:rsidRPr="002C709A">
        <w:rPr>
          <w:rFonts w:asciiTheme="minorEastAsia" w:hAnsiTheme="minorEastAsia" w:cs="Arial"/>
          <w:color w:val="000000" w:themeColor="text1"/>
          <w:sz w:val="24"/>
          <w:szCs w:val="24"/>
        </w:rPr>
        <w:t>conditions</w:t>
      </w:r>
      <w:r w:rsidRPr="002C709A">
        <w:rPr>
          <w:rFonts w:asciiTheme="minorEastAsia" w:hAnsiTheme="minorEastAsia" w:cs="Arial"/>
          <w:color w:val="000000" w:themeColor="text1"/>
          <w:sz w:val="24"/>
          <w:szCs w:val="24"/>
        </w:rPr>
        <w:t>. In plantations, crown phenotype is developed as a mixed realization of</w:t>
      </w:r>
      <w:r w:rsidR="00624A0C" w:rsidRPr="002C709A">
        <w:rPr>
          <w:rFonts w:asciiTheme="minorEastAsia" w:hAnsiTheme="minorEastAsia" w:cs="Arial"/>
          <w:color w:val="000000" w:themeColor="text1"/>
          <w:sz w:val="24"/>
          <w:szCs w:val="24"/>
        </w:rPr>
        <w:t xml:space="preserve"> </w:t>
      </w:r>
      <w:r w:rsidRPr="002C709A">
        <w:rPr>
          <w:rFonts w:asciiTheme="minorEastAsia" w:hAnsiTheme="minorEastAsia" w:cs="Arial"/>
          <w:color w:val="000000" w:themeColor="text1"/>
          <w:sz w:val="24"/>
          <w:szCs w:val="24"/>
        </w:rPr>
        <w:t>individual crown ideotype</w:t>
      </w:r>
      <w:r w:rsidR="00624A0C" w:rsidRPr="002C709A">
        <w:rPr>
          <w:rFonts w:asciiTheme="minorEastAsia" w:hAnsiTheme="minorEastAsia" w:cs="Arial"/>
          <w:color w:val="000000" w:themeColor="text1"/>
          <w:sz w:val="24"/>
          <w:szCs w:val="24"/>
        </w:rPr>
        <w:t>,</w:t>
      </w:r>
      <w:r w:rsidRPr="002C709A">
        <w:rPr>
          <w:rFonts w:asciiTheme="minorEastAsia" w:hAnsiTheme="minorEastAsia" w:cs="Arial"/>
          <w:color w:val="000000" w:themeColor="text1"/>
          <w:sz w:val="24"/>
          <w:szCs w:val="24"/>
        </w:rPr>
        <w:t xml:space="preserve"> </w:t>
      </w:r>
      <w:r w:rsidR="00624A0C" w:rsidRPr="002C709A">
        <w:rPr>
          <w:rFonts w:asciiTheme="minorEastAsia" w:hAnsiTheme="minorEastAsia" w:cs="Arial"/>
          <w:color w:val="000000" w:themeColor="text1"/>
          <w:sz w:val="24"/>
          <w:szCs w:val="24"/>
        </w:rPr>
        <w:t xml:space="preserve">silviculture treatments, </w:t>
      </w:r>
      <w:r w:rsidRPr="002C709A">
        <w:rPr>
          <w:rFonts w:asciiTheme="minorEastAsia" w:hAnsiTheme="minorEastAsia" w:cs="Arial"/>
          <w:color w:val="000000" w:themeColor="text1"/>
          <w:sz w:val="24"/>
          <w:szCs w:val="24"/>
        </w:rPr>
        <w:t xml:space="preserve">and </w:t>
      </w:r>
      <w:r w:rsidR="00624A0C" w:rsidRPr="002C709A">
        <w:rPr>
          <w:rFonts w:asciiTheme="minorEastAsia" w:hAnsiTheme="minorEastAsia" w:cs="Arial"/>
          <w:color w:val="000000" w:themeColor="text1"/>
          <w:sz w:val="24"/>
          <w:szCs w:val="24"/>
        </w:rPr>
        <w:t>environmental variables</w:t>
      </w:r>
      <w:r w:rsidRPr="002C709A">
        <w:rPr>
          <w:rFonts w:asciiTheme="minorEastAsia" w:hAnsiTheme="minorEastAsia" w:cs="Arial"/>
          <w:color w:val="000000" w:themeColor="text1"/>
          <w:sz w:val="24"/>
          <w:szCs w:val="24"/>
        </w:rPr>
        <w:t xml:space="preserve">. </w:t>
      </w:r>
      <w:r w:rsidR="00624A0C" w:rsidRPr="002C709A">
        <w:rPr>
          <w:rFonts w:asciiTheme="minorEastAsia" w:hAnsiTheme="minorEastAsia" w:cs="Arial"/>
          <w:color w:val="000000" w:themeColor="text1"/>
          <w:sz w:val="24"/>
          <w:szCs w:val="24"/>
        </w:rPr>
        <w:t xml:space="preserve">The crown ideotype largely determines plant’s leaf area, meaning that it defines a plant’s ability to intercept light and transpire. Different planting density can modify such innate crown architecture by changing interaction between individual trees. </w:t>
      </w:r>
      <w:r w:rsidRPr="002C709A">
        <w:rPr>
          <w:rFonts w:asciiTheme="minorEastAsia" w:hAnsiTheme="minorEastAsia" w:cs="Arial"/>
          <w:color w:val="000000" w:themeColor="text1"/>
          <w:sz w:val="24"/>
          <w:szCs w:val="24"/>
        </w:rPr>
        <w:t xml:space="preserve">Vapor pressure deficit (VPD) determines the strength of the force pulling water from tree crowns into the air, while soil relative extractable water (REW) indicates water available for plants to supply transpiration. Transpiration can be paused temporarily or permanently during drought conditions due to extreme water potential differences between roots and shoots. </w:t>
      </w:r>
      <w:r w:rsidRPr="002C709A">
        <w:rPr>
          <w:rFonts w:asciiTheme="minorEastAsia" w:hAnsiTheme="minorEastAsia" w:cs="Arial" w:hint="eastAsia"/>
          <w:color w:val="000000" w:themeColor="text1"/>
          <w:sz w:val="24"/>
          <w:szCs w:val="24"/>
        </w:rPr>
        <w:t xml:space="preserve">This Master’s Project (MP) </w:t>
      </w:r>
      <w:r w:rsidRPr="002C709A">
        <w:rPr>
          <w:rFonts w:asciiTheme="minorEastAsia" w:hAnsiTheme="minorEastAsia" w:cs="Arial"/>
          <w:color w:val="000000" w:themeColor="text1"/>
          <w:sz w:val="24"/>
          <w:szCs w:val="24"/>
        </w:rPr>
        <w:t>assessed</w:t>
      </w:r>
      <w:r w:rsidRPr="002C709A">
        <w:rPr>
          <w:rFonts w:asciiTheme="minorEastAsia" w:hAnsiTheme="minorEastAsia" w:cs="Arial" w:hint="eastAsia"/>
          <w:color w:val="000000" w:themeColor="text1"/>
          <w:sz w:val="24"/>
          <w:szCs w:val="24"/>
        </w:rPr>
        <w:t xml:space="preserve"> the </w:t>
      </w:r>
      <w:r w:rsidRPr="002C709A">
        <w:rPr>
          <w:rFonts w:asciiTheme="minorEastAsia" w:hAnsiTheme="minorEastAsia" w:cs="Arial" w:hint="eastAsia"/>
          <w:color w:val="000000" w:themeColor="text1"/>
          <w:sz w:val="24"/>
          <w:szCs w:val="24"/>
        </w:rPr>
        <w:lastRenderedPageBreak/>
        <w:t xml:space="preserve">variation </w:t>
      </w:r>
      <w:r w:rsidRPr="002C709A">
        <w:rPr>
          <w:rFonts w:asciiTheme="minorEastAsia" w:hAnsiTheme="minorEastAsia" w:cs="Arial"/>
          <w:color w:val="000000" w:themeColor="text1"/>
          <w:sz w:val="24"/>
          <w:szCs w:val="24"/>
        </w:rPr>
        <w:t>in</w:t>
      </w:r>
      <w:r w:rsidRPr="002C709A">
        <w:rPr>
          <w:rFonts w:asciiTheme="minorEastAsia" w:hAnsiTheme="minorEastAsia" w:cs="Arial" w:hint="eastAsia"/>
          <w:color w:val="000000" w:themeColor="text1"/>
          <w:sz w:val="24"/>
          <w:szCs w:val="24"/>
        </w:rPr>
        <w:t xml:space="preserve"> </w:t>
      </w:r>
      <w:r w:rsidRPr="002C709A">
        <w:rPr>
          <w:rFonts w:asciiTheme="minorEastAsia" w:hAnsiTheme="minorEastAsia" w:cs="Arial" w:hint="eastAsia"/>
          <w:i/>
          <w:iCs/>
          <w:color w:val="000000" w:themeColor="text1"/>
          <w:sz w:val="24"/>
          <w:szCs w:val="24"/>
        </w:rPr>
        <w:t xml:space="preserve">P. taeda </w:t>
      </w:r>
      <w:r w:rsidRPr="002C709A">
        <w:rPr>
          <w:rFonts w:asciiTheme="minorEastAsia" w:hAnsiTheme="minorEastAsia" w:cs="Arial"/>
          <w:color w:val="000000" w:themeColor="text1"/>
          <w:sz w:val="24"/>
          <w:szCs w:val="24"/>
        </w:rPr>
        <w:t xml:space="preserve">water use concerning </w:t>
      </w:r>
      <w:r w:rsidR="00624A0C" w:rsidRPr="002C709A">
        <w:rPr>
          <w:rFonts w:asciiTheme="minorEastAsia" w:hAnsiTheme="minorEastAsia" w:cs="Arial"/>
          <w:color w:val="000000" w:themeColor="text1"/>
          <w:sz w:val="24"/>
          <w:szCs w:val="24"/>
        </w:rPr>
        <w:t>planting densities</w:t>
      </w:r>
      <w:r w:rsidRPr="002C709A">
        <w:rPr>
          <w:rFonts w:asciiTheme="minorEastAsia" w:hAnsiTheme="minorEastAsia" w:cs="Arial"/>
          <w:color w:val="000000" w:themeColor="text1"/>
          <w:sz w:val="24"/>
          <w:szCs w:val="24"/>
        </w:rPr>
        <w:t xml:space="preserve">, genetic variation in crown ideotypes, </w:t>
      </w:r>
      <w:r w:rsidR="00624A0C" w:rsidRPr="002C709A">
        <w:rPr>
          <w:rFonts w:asciiTheme="minorEastAsia" w:hAnsiTheme="minorEastAsia" w:cs="Arial"/>
          <w:color w:val="000000" w:themeColor="text1"/>
          <w:sz w:val="24"/>
          <w:szCs w:val="24"/>
        </w:rPr>
        <w:t xml:space="preserve">VPD </w:t>
      </w:r>
      <w:r w:rsidRPr="002C709A">
        <w:rPr>
          <w:rFonts w:asciiTheme="minorEastAsia" w:hAnsiTheme="minorEastAsia" w:cs="Arial"/>
          <w:color w:val="000000" w:themeColor="text1"/>
          <w:sz w:val="24"/>
          <w:szCs w:val="24"/>
        </w:rPr>
        <w:t xml:space="preserve">and </w:t>
      </w:r>
      <w:r w:rsidR="00624A0C" w:rsidRPr="002C709A">
        <w:rPr>
          <w:rFonts w:asciiTheme="minorEastAsia" w:hAnsiTheme="minorEastAsia" w:cs="Arial"/>
          <w:color w:val="000000" w:themeColor="text1"/>
          <w:sz w:val="24"/>
          <w:szCs w:val="24"/>
        </w:rPr>
        <w:t>REW</w:t>
      </w:r>
      <w:r w:rsidRPr="002C709A">
        <w:rPr>
          <w:rFonts w:asciiTheme="minorEastAsia" w:hAnsiTheme="minorEastAsia" w:cs="Arial"/>
          <w:color w:val="000000" w:themeColor="text1"/>
          <w:sz w:val="24"/>
          <w:szCs w:val="24"/>
        </w:rPr>
        <w:t xml:space="preserve">. With the overall objective of examining variation in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transpiration between silvicultural treatments, two questions were explored in this study:</w:t>
      </w:r>
    </w:p>
    <w:bookmarkEnd w:id="6"/>
    <w:p w14:paraId="3816E314" w14:textId="77777777" w:rsidR="00624A0C" w:rsidRPr="002C709A" w:rsidRDefault="00624A0C" w:rsidP="00624A0C">
      <w:pPr>
        <w:pStyle w:val="ListParagraph"/>
        <w:numPr>
          <w:ilvl w:val="0"/>
          <w:numId w:val="3"/>
        </w:numPr>
        <w:spacing w:line="480" w:lineRule="auto"/>
        <w:rPr>
          <w:rFonts w:asciiTheme="minorEastAsia" w:hAnsiTheme="minorEastAsia" w:cs="Arial"/>
          <w:sz w:val="24"/>
          <w:szCs w:val="24"/>
        </w:rPr>
      </w:pPr>
      <w:r w:rsidRPr="002C709A">
        <w:rPr>
          <w:rFonts w:asciiTheme="minorEastAsia" w:hAnsiTheme="minorEastAsia" w:cs="Arial"/>
          <w:sz w:val="24"/>
          <w:szCs w:val="24"/>
        </w:rPr>
        <w:t>Does transpiration differ with genotype and planting density?</w:t>
      </w:r>
    </w:p>
    <w:p w14:paraId="516815E1" w14:textId="77777777" w:rsidR="005E4E1E" w:rsidRPr="002C709A" w:rsidRDefault="005E4E1E" w:rsidP="005E4E1E">
      <w:pPr>
        <w:pStyle w:val="ListParagraph"/>
        <w:numPr>
          <w:ilvl w:val="0"/>
          <w:numId w:val="3"/>
        </w:numPr>
        <w:spacing w:line="480" w:lineRule="auto"/>
        <w:rPr>
          <w:rFonts w:asciiTheme="minorEastAsia" w:hAnsiTheme="minorEastAsia" w:cs="Arial"/>
          <w:sz w:val="24"/>
          <w:szCs w:val="24"/>
        </w:rPr>
      </w:pPr>
      <w:r w:rsidRPr="002C709A">
        <w:rPr>
          <w:rFonts w:asciiTheme="minorEastAsia" w:hAnsiTheme="minorEastAsia" w:cs="Arial"/>
          <w:sz w:val="24"/>
          <w:szCs w:val="24"/>
        </w:rPr>
        <w:t>How does transpiration respond to VPD and REW differently across treatments?</w:t>
      </w:r>
    </w:p>
    <w:p w14:paraId="505A5A1F" w14:textId="1EDA2C1F" w:rsidR="005E4E1E" w:rsidRDefault="005E4E1E" w:rsidP="005E4E1E">
      <w:pPr>
        <w:spacing w:line="480" w:lineRule="auto"/>
        <w:ind w:firstLine="720"/>
        <w:jc w:val="both"/>
        <w:rPr>
          <w:rStyle w:val="xhotkey-layer"/>
          <w:rFonts w:asciiTheme="minorEastAsia" w:hAnsiTheme="minorEastAsia" w:cs="Arial"/>
          <w:sz w:val="24"/>
          <w:szCs w:val="24"/>
        </w:rPr>
      </w:pPr>
      <w:r w:rsidRPr="002C709A">
        <w:rPr>
          <w:rStyle w:val="xhotkey-layer"/>
          <w:rFonts w:asciiTheme="minorEastAsia" w:hAnsiTheme="minorEastAsia" w:cs="Arial"/>
          <w:sz w:val="24"/>
          <w:szCs w:val="24"/>
        </w:rPr>
        <w:t xml:space="preserve">This study examined </w:t>
      </w:r>
      <w:proofErr w:type="spellStart"/>
      <w:r w:rsidRPr="002C709A">
        <w:rPr>
          <w:rStyle w:val="xhotkey-layer"/>
          <w:rFonts w:asciiTheme="minorEastAsia" w:hAnsiTheme="minorEastAsia" w:cs="Arial"/>
          <w:sz w:val="24"/>
          <w:szCs w:val="24"/>
        </w:rPr>
        <w:t>sapflux</w:t>
      </w:r>
      <w:proofErr w:type="spellEnd"/>
      <w:r w:rsidRPr="002C709A">
        <w:rPr>
          <w:rStyle w:val="xhotkey-layer"/>
          <w:rFonts w:asciiTheme="minorEastAsia" w:hAnsiTheme="minorEastAsia" w:cs="Arial"/>
          <w:sz w:val="24"/>
          <w:szCs w:val="24"/>
        </w:rPr>
        <w:t xml:space="preserve"> data from an established experiment where four crown ideotypes were planted at 250 trees per acre (TPA) and 750 TPA with four replications. Among the four genotypes chosen to represent different crown ideotypes, two genotypes represented broad crown ideotypes, one genotype represented narrow crown ideotype, and one open-pollinated family possessed the crown size between broad and narrow crown genotypes. Transpiration</w:t>
      </w:r>
      <w:r w:rsidR="001C6B6A">
        <w:rPr>
          <w:rStyle w:val="xhotkey-layer"/>
          <w:rFonts w:asciiTheme="minorEastAsia" w:hAnsiTheme="minorEastAsia" w:cs="Arial"/>
          <w:sz w:val="24"/>
          <w:szCs w:val="24"/>
        </w:rPr>
        <w:t xml:space="preserve"> and related</w:t>
      </w:r>
      <w:r w:rsidRPr="002C709A">
        <w:rPr>
          <w:rStyle w:val="xhotkey-layer"/>
          <w:rFonts w:asciiTheme="minorEastAsia" w:hAnsiTheme="minorEastAsia" w:cs="Arial"/>
          <w:sz w:val="24"/>
          <w:szCs w:val="24"/>
        </w:rPr>
        <w:t xml:space="preserve"> </w:t>
      </w:r>
      <w:r w:rsidR="001C6B6A">
        <w:rPr>
          <w:rStyle w:val="xhotkey-layer"/>
          <w:rFonts w:asciiTheme="minorEastAsia" w:hAnsiTheme="minorEastAsia" w:cs="Arial"/>
          <w:sz w:val="24"/>
          <w:szCs w:val="24"/>
        </w:rPr>
        <w:t>properties</w:t>
      </w:r>
      <w:r w:rsidRPr="002C709A">
        <w:rPr>
          <w:rStyle w:val="xhotkey-layer"/>
          <w:rFonts w:asciiTheme="minorEastAsia" w:hAnsiTheme="minorEastAsia" w:cs="Arial"/>
          <w:sz w:val="24"/>
          <w:szCs w:val="24"/>
        </w:rPr>
        <w:t xml:space="preserve"> across eight treatment combinations were compared throughout the growing season and by seasonal trends: 1</w:t>
      </w:r>
      <w:r w:rsidR="00624A0C" w:rsidRPr="002C709A">
        <w:rPr>
          <w:rStyle w:val="xhotkey-layer"/>
          <w:rFonts w:asciiTheme="minorEastAsia" w:hAnsiTheme="minorEastAsia" w:cs="Arial"/>
          <w:sz w:val="24"/>
          <w:szCs w:val="24"/>
        </w:rPr>
        <w:t>) directly using the analysis of variance (ANOVA);</w:t>
      </w:r>
      <w:r w:rsidRPr="002C709A">
        <w:rPr>
          <w:rStyle w:val="xhotkey-layer"/>
          <w:rFonts w:asciiTheme="minorEastAsia" w:hAnsiTheme="minorEastAsia" w:cs="Arial"/>
          <w:sz w:val="24"/>
          <w:szCs w:val="24"/>
        </w:rPr>
        <w:t xml:space="preserve"> 2) </w:t>
      </w:r>
      <w:r w:rsidR="00624A0C" w:rsidRPr="002C709A">
        <w:rPr>
          <w:rStyle w:val="xhotkey-layer"/>
          <w:rFonts w:asciiTheme="minorEastAsia" w:hAnsiTheme="minorEastAsia" w:cs="Arial"/>
          <w:sz w:val="24"/>
          <w:szCs w:val="24"/>
        </w:rPr>
        <w:t>with VPD and REW as a continuous covariate using analysis of covariance (ANCOVA)</w:t>
      </w:r>
      <w:r w:rsidR="00553646" w:rsidRPr="002C709A">
        <w:rPr>
          <w:rStyle w:val="xhotkey-layer"/>
          <w:rFonts w:asciiTheme="minorEastAsia" w:hAnsiTheme="minorEastAsia" w:cs="Arial"/>
          <w:sz w:val="24"/>
          <w:szCs w:val="24"/>
        </w:rPr>
        <w:t>.</w:t>
      </w:r>
      <w:r w:rsidR="001C6B6A">
        <w:rPr>
          <w:rStyle w:val="xhotkey-layer"/>
          <w:rFonts w:asciiTheme="minorEastAsia" w:hAnsiTheme="minorEastAsia" w:cs="Arial"/>
          <w:sz w:val="24"/>
          <w:szCs w:val="24"/>
        </w:rPr>
        <w:t xml:space="preserve"> </w:t>
      </w:r>
    </w:p>
    <w:p w14:paraId="482C8C11" w14:textId="0D2B977B" w:rsidR="001C6B6A" w:rsidRDefault="001C6B6A" w:rsidP="005E4E1E">
      <w:pPr>
        <w:spacing w:line="480" w:lineRule="auto"/>
        <w:ind w:firstLine="720"/>
        <w:jc w:val="both"/>
        <w:rPr>
          <w:rStyle w:val="xhotkey-layer"/>
          <w:rFonts w:asciiTheme="minorEastAsia" w:hAnsiTheme="minorEastAsia" w:cs="Arial"/>
          <w:sz w:val="24"/>
          <w:szCs w:val="24"/>
        </w:rPr>
      </w:pPr>
      <w:r>
        <w:rPr>
          <w:rStyle w:val="xhotkey-layer"/>
          <w:rFonts w:asciiTheme="minorEastAsia" w:hAnsiTheme="minorEastAsia" w:cs="Arial"/>
          <w:sz w:val="24"/>
          <w:szCs w:val="24"/>
        </w:rPr>
        <w:t xml:space="preserve">The study found that density and genotype had significant effects on </w:t>
      </w:r>
      <w:proofErr w:type="spellStart"/>
      <w:r>
        <w:rPr>
          <w:rStyle w:val="xhotkey-layer"/>
          <w:rFonts w:asciiTheme="minorEastAsia" w:hAnsiTheme="minorEastAsia" w:cs="Arial"/>
          <w:sz w:val="24"/>
          <w:szCs w:val="24"/>
        </w:rPr>
        <w:t>sapflux</w:t>
      </w:r>
      <w:proofErr w:type="spellEnd"/>
      <w:r>
        <w:rPr>
          <w:rStyle w:val="xhotkey-layer"/>
          <w:rFonts w:asciiTheme="minorEastAsia" w:hAnsiTheme="minorEastAsia" w:cs="Arial"/>
          <w:sz w:val="24"/>
          <w:szCs w:val="24"/>
        </w:rPr>
        <w:t xml:space="preserve">, sapwood, </w:t>
      </w:r>
      <w:proofErr w:type="spellStart"/>
      <w:r>
        <w:rPr>
          <w:rStyle w:val="xhotkey-layer"/>
          <w:rFonts w:asciiTheme="minorEastAsia" w:hAnsiTheme="minorEastAsia" w:cs="Arial"/>
          <w:sz w:val="24"/>
          <w:szCs w:val="24"/>
        </w:rPr>
        <w:t>sapflow</w:t>
      </w:r>
      <w:proofErr w:type="spellEnd"/>
      <w:r>
        <w:rPr>
          <w:rStyle w:val="xhotkey-layer"/>
          <w:rFonts w:asciiTheme="minorEastAsia" w:hAnsiTheme="minorEastAsia" w:cs="Arial"/>
          <w:sz w:val="24"/>
          <w:szCs w:val="24"/>
        </w:rPr>
        <w:t xml:space="preserve">, and transpiration response to VPD and REW. When trees were planted in a density </w:t>
      </w:r>
      <w:r w:rsidR="00563358">
        <w:rPr>
          <w:rStyle w:val="xhotkey-layer"/>
          <w:rFonts w:asciiTheme="minorEastAsia" w:hAnsiTheme="minorEastAsia" w:cs="Arial"/>
          <w:sz w:val="24"/>
          <w:szCs w:val="24"/>
        </w:rPr>
        <w:t>unfavorable to</w:t>
      </w:r>
      <w:r>
        <w:rPr>
          <w:rStyle w:val="xhotkey-layer"/>
          <w:rFonts w:asciiTheme="minorEastAsia" w:hAnsiTheme="minorEastAsia" w:cs="Arial"/>
          <w:sz w:val="24"/>
          <w:szCs w:val="24"/>
        </w:rPr>
        <w:t xml:space="preserve"> their innate ideotype, they showed consistently lower </w:t>
      </w:r>
      <w:proofErr w:type="spellStart"/>
      <w:r w:rsidR="00563358">
        <w:rPr>
          <w:rStyle w:val="xhotkey-layer"/>
          <w:rFonts w:asciiTheme="minorEastAsia" w:hAnsiTheme="minorEastAsia" w:cs="Arial"/>
          <w:sz w:val="24"/>
          <w:szCs w:val="24"/>
        </w:rPr>
        <w:t>sapflow</w:t>
      </w:r>
      <w:proofErr w:type="spellEnd"/>
      <w:r w:rsidR="00563358">
        <w:rPr>
          <w:rStyle w:val="xhotkey-layer"/>
          <w:rFonts w:asciiTheme="minorEastAsia" w:hAnsiTheme="minorEastAsia" w:cs="Arial"/>
          <w:sz w:val="24"/>
          <w:szCs w:val="24"/>
        </w:rPr>
        <w:t xml:space="preserve"> and less response to REW and VPD. However, though </w:t>
      </w:r>
      <w:proofErr w:type="spellStart"/>
      <w:r w:rsidR="00563358">
        <w:rPr>
          <w:rStyle w:val="xhotkey-layer"/>
          <w:rFonts w:asciiTheme="minorEastAsia" w:hAnsiTheme="minorEastAsia" w:cs="Arial"/>
          <w:sz w:val="24"/>
          <w:szCs w:val="24"/>
        </w:rPr>
        <w:t>saflow</w:t>
      </w:r>
      <w:proofErr w:type="spellEnd"/>
      <w:r w:rsidR="00563358">
        <w:rPr>
          <w:rStyle w:val="xhotkey-layer"/>
          <w:rFonts w:asciiTheme="minorEastAsia" w:hAnsiTheme="minorEastAsia" w:cs="Arial"/>
          <w:sz w:val="24"/>
          <w:szCs w:val="24"/>
        </w:rPr>
        <w:t xml:space="preserve"> was the highest when planted </w:t>
      </w:r>
      <w:r w:rsidR="00563358">
        <w:rPr>
          <w:rStyle w:val="xhotkey-layer"/>
          <w:rFonts w:asciiTheme="minorEastAsia" w:hAnsiTheme="minorEastAsia" w:cs="Arial"/>
          <w:sz w:val="24"/>
          <w:szCs w:val="24"/>
        </w:rPr>
        <w:lastRenderedPageBreak/>
        <w:t xml:space="preserve">under desired density, sapwood area was consistently highest in broadest-crowned genotype. </w:t>
      </w:r>
    </w:p>
    <w:p w14:paraId="5C5F0D1E" w14:textId="4894F9E9" w:rsidR="00563358" w:rsidRDefault="00563358" w:rsidP="005E4E1E">
      <w:pPr>
        <w:spacing w:line="480" w:lineRule="auto"/>
        <w:ind w:firstLine="720"/>
        <w:jc w:val="both"/>
        <w:rPr>
          <w:rStyle w:val="xhotkey-layer"/>
          <w:rFonts w:asciiTheme="minorEastAsia" w:hAnsiTheme="minorEastAsia" w:cs="Arial"/>
          <w:sz w:val="24"/>
          <w:szCs w:val="24"/>
        </w:rPr>
      </w:pPr>
    </w:p>
    <w:p w14:paraId="16444626" w14:textId="71002D49" w:rsidR="00563358" w:rsidRDefault="00563358" w:rsidP="005E4E1E">
      <w:pPr>
        <w:spacing w:line="480" w:lineRule="auto"/>
        <w:ind w:firstLine="720"/>
        <w:jc w:val="both"/>
        <w:rPr>
          <w:rStyle w:val="xhotkey-layer"/>
          <w:rFonts w:asciiTheme="minorEastAsia" w:hAnsiTheme="minorEastAsia" w:cs="Arial"/>
          <w:sz w:val="24"/>
          <w:szCs w:val="24"/>
        </w:rPr>
      </w:pPr>
    </w:p>
    <w:p w14:paraId="2ED64E4B" w14:textId="629F50BB" w:rsidR="00563358" w:rsidRDefault="00563358" w:rsidP="005E4E1E">
      <w:pPr>
        <w:spacing w:line="480" w:lineRule="auto"/>
        <w:ind w:firstLine="720"/>
        <w:jc w:val="both"/>
        <w:rPr>
          <w:rStyle w:val="xhotkey-layer"/>
          <w:rFonts w:asciiTheme="minorEastAsia" w:hAnsiTheme="minorEastAsia" w:cs="Arial"/>
          <w:sz w:val="24"/>
          <w:szCs w:val="24"/>
        </w:rPr>
      </w:pPr>
    </w:p>
    <w:p w14:paraId="14E8FEFC" w14:textId="3FC233A1" w:rsidR="00563358" w:rsidRDefault="00563358" w:rsidP="005E4E1E">
      <w:pPr>
        <w:spacing w:line="480" w:lineRule="auto"/>
        <w:ind w:firstLine="720"/>
        <w:jc w:val="both"/>
        <w:rPr>
          <w:rStyle w:val="xhotkey-layer"/>
          <w:rFonts w:asciiTheme="minorEastAsia" w:hAnsiTheme="minorEastAsia" w:cs="Arial"/>
          <w:sz w:val="24"/>
          <w:szCs w:val="24"/>
        </w:rPr>
      </w:pPr>
    </w:p>
    <w:p w14:paraId="18438154" w14:textId="14C46252" w:rsidR="00563358" w:rsidRDefault="00563358" w:rsidP="005E4E1E">
      <w:pPr>
        <w:spacing w:line="480" w:lineRule="auto"/>
        <w:ind w:firstLine="720"/>
        <w:jc w:val="both"/>
        <w:rPr>
          <w:rStyle w:val="xhotkey-layer"/>
          <w:rFonts w:asciiTheme="minorEastAsia" w:hAnsiTheme="minorEastAsia" w:cs="Arial"/>
          <w:sz w:val="24"/>
          <w:szCs w:val="24"/>
        </w:rPr>
      </w:pPr>
    </w:p>
    <w:p w14:paraId="4CFC9025" w14:textId="51038CAA" w:rsidR="00563358" w:rsidRDefault="00563358" w:rsidP="005E4E1E">
      <w:pPr>
        <w:spacing w:line="480" w:lineRule="auto"/>
        <w:ind w:firstLine="720"/>
        <w:jc w:val="both"/>
        <w:rPr>
          <w:rStyle w:val="xhotkey-layer"/>
          <w:rFonts w:asciiTheme="minorEastAsia" w:hAnsiTheme="minorEastAsia" w:cs="Arial"/>
          <w:sz w:val="24"/>
          <w:szCs w:val="24"/>
        </w:rPr>
      </w:pPr>
    </w:p>
    <w:p w14:paraId="10383D29" w14:textId="4885664A" w:rsidR="00563358" w:rsidRDefault="00563358" w:rsidP="005E4E1E">
      <w:pPr>
        <w:spacing w:line="480" w:lineRule="auto"/>
        <w:ind w:firstLine="720"/>
        <w:jc w:val="both"/>
        <w:rPr>
          <w:rStyle w:val="xhotkey-layer"/>
          <w:rFonts w:asciiTheme="minorEastAsia" w:hAnsiTheme="minorEastAsia" w:cs="Arial"/>
          <w:sz w:val="24"/>
          <w:szCs w:val="24"/>
        </w:rPr>
      </w:pPr>
    </w:p>
    <w:p w14:paraId="40B1FF65" w14:textId="64D18F09" w:rsidR="00563358" w:rsidRDefault="00563358" w:rsidP="005E4E1E">
      <w:pPr>
        <w:spacing w:line="480" w:lineRule="auto"/>
        <w:ind w:firstLine="720"/>
        <w:jc w:val="both"/>
        <w:rPr>
          <w:rStyle w:val="xhotkey-layer"/>
          <w:rFonts w:asciiTheme="minorEastAsia" w:hAnsiTheme="minorEastAsia" w:cs="Arial"/>
          <w:sz w:val="24"/>
          <w:szCs w:val="24"/>
        </w:rPr>
      </w:pPr>
    </w:p>
    <w:p w14:paraId="5669450E" w14:textId="37323DE4" w:rsidR="00563358" w:rsidRDefault="00563358" w:rsidP="005E4E1E">
      <w:pPr>
        <w:spacing w:line="480" w:lineRule="auto"/>
        <w:ind w:firstLine="720"/>
        <w:jc w:val="both"/>
        <w:rPr>
          <w:rStyle w:val="xhotkey-layer"/>
          <w:rFonts w:asciiTheme="minorEastAsia" w:hAnsiTheme="minorEastAsia" w:cs="Arial"/>
          <w:sz w:val="24"/>
          <w:szCs w:val="24"/>
        </w:rPr>
      </w:pPr>
    </w:p>
    <w:p w14:paraId="1D7D22F4" w14:textId="77777777" w:rsidR="00563358" w:rsidRPr="002C709A" w:rsidRDefault="00563358" w:rsidP="005E4E1E">
      <w:pPr>
        <w:spacing w:line="480" w:lineRule="auto"/>
        <w:ind w:firstLine="720"/>
        <w:jc w:val="both"/>
        <w:rPr>
          <w:rStyle w:val="xhotkey-layer"/>
          <w:rFonts w:asciiTheme="minorEastAsia" w:hAnsiTheme="minorEastAsia" w:cs="Arial"/>
          <w:sz w:val="24"/>
          <w:szCs w:val="24"/>
        </w:rPr>
      </w:pPr>
    </w:p>
    <w:bookmarkEnd w:id="4"/>
    <w:bookmarkEnd w:id="5"/>
    <w:p w14:paraId="35402B2F" w14:textId="77777777" w:rsidR="005E4E1E" w:rsidRPr="002C709A" w:rsidRDefault="005E4E1E" w:rsidP="005E4E1E">
      <w:pPr>
        <w:spacing w:after="0" w:line="480" w:lineRule="auto"/>
        <w:rPr>
          <w:rFonts w:asciiTheme="minorEastAsia" w:hAnsiTheme="minorEastAsia" w:cs="Arial"/>
          <w:color w:val="000000" w:themeColor="text1"/>
          <w:sz w:val="24"/>
          <w:szCs w:val="24"/>
          <w:u w:val="single"/>
        </w:rPr>
      </w:pPr>
    </w:p>
    <w:p w14:paraId="79C56E55" w14:textId="77777777" w:rsidR="005E4E1E" w:rsidRPr="002C709A" w:rsidRDefault="005E4E1E" w:rsidP="005E4E1E">
      <w:pPr>
        <w:spacing w:after="0" w:line="480" w:lineRule="auto"/>
        <w:rPr>
          <w:rFonts w:asciiTheme="minorEastAsia" w:hAnsiTheme="minorEastAsia" w:cs="Arial"/>
          <w:color w:val="000000" w:themeColor="text1"/>
          <w:sz w:val="24"/>
          <w:szCs w:val="24"/>
          <w:u w:val="single"/>
        </w:rPr>
      </w:pPr>
    </w:p>
    <w:p w14:paraId="26269EED" w14:textId="77777777" w:rsidR="005E4E1E" w:rsidRPr="002C709A" w:rsidRDefault="005E4E1E" w:rsidP="005E4E1E">
      <w:pPr>
        <w:spacing w:after="0" w:line="480" w:lineRule="auto"/>
        <w:rPr>
          <w:rFonts w:asciiTheme="minorEastAsia" w:hAnsiTheme="minorEastAsia" w:cs="Arial"/>
          <w:color w:val="000000" w:themeColor="text1"/>
          <w:sz w:val="24"/>
          <w:szCs w:val="24"/>
          <w:u w:val="single"/>
        </w:rPr>
      </w:pPr>
    </w:p>
    <w:p w14:paraId="32ABC13E" w14:textId="77777777" w:rsidR="005E4E1E" w:rsidRPr="002C709A" w:rsidRDefault="005E4E1E" w:rsidP="005E4E1E">
      <w:pPr>
        <w:spacing w:after="0" w:line="480" w:lineRule="auto"/>
        <w:rPr>
          <w:rFonts w:asciiTheme="minorEastAsia" w:hAnsiTheme="minorEastAsia" w:cs="Arial"/>
          <w:color w:val="000000" w:themeColor="text1"/>
          <w:sz w:val="24"/>
          <w:szCs w:val="24"/>
          <w:u w:val="single"/>
        </w:rPr>
      </w:pPr>
    </w:p>
    <w:p w14:paraId="4C82B03F" w14:textId="77777777" w:rsidR="005E4E1E" w:rsidRPr="002C709A" w:rsidRDefault="005E4E1E" w:rsidP="005E4E1E">
      <w:pPr>
        <w:spacing w:after="0" w:line="480" w:lineRule="auto"/>
        <w:rPr>
          <w:rFonts w:asciiTheme="minorEastAsia" w:hAnsiTheme="minorEastAsia" w:cs="Arial"/>
          <w:b/>
          <w:bCs/>
          <w:sz w:val="32"/>
          <w:szCs w:val="32"/>
        </w:rPr>
      </w:pPr>
    </w:p>
    <w:p w14:paraId="4CB047FD" w14:textId="77777777" w:rsidR="005E4E1E" w:rsidRPr="002C709A" w:rsidRDefault="005E4E1E" w:rsidP="005E4E1E">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541"/>
        <w:gridCol w:w="7734"/>
        <w:gridCol w:w="715"/>
      </w:tblGrid>
      <w:tr w:rsidR="005E4E1E" w:rsidRPr="002C709A" w14:paraId="51CE2D1C" w14:textId="77777777" w:rsidTr="007A4E69">
        <w:tc>
          <w:tcPr>
            <w:tcW w:w="360" w:type="dxa"/>
          </w:tcPr>
          <w:p w14:paraId="21C6A35B"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1</w:t>
            </w:r>
          </w:p>
        </w:tc>
        <w:tc>
          <w:tcPr>
            <w:tcW w:w="8275" w:type="dxa"/>
            <w:gridSpan w:val="2"/>
          </w:tcPr>
          <w:p w14:paraId="5C75A9DB"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Introduction</w:t>
            </w:r>
          </w:p>
        </w:tc>
        <w:tc>
          <w:tcPr>
            <w:tcW w:w="715" w:type="dxa"/>
          </w:tcPr>
          <w:p w14:paraId="2902218F"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6</w:t>
            </w:r>
          </w:p>
        </w:tc>
      </w:tr>
      <w:tr w:rsidR="005E4E1E" w:rsidRPr="002C709A" w14:paraId="2F30AF57" w14:textId="77777777" w:rsidTr="007A4E69">
        <w:tc>
          <w:tcPr>
            <w:tcW w:w="360" w:type="dxa"/>
          </w:tcPr>
          <w:p w14:paraId="6DA573EB"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7F5CFC06"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1.1</w:t>
            </w:r>
          </w:p>
        </w:tc>
        <w:tc>
          <w:tcPr>
            <w:tcW w:w="7734" w:type="dxa"/>
          </w:tcPr>
          <w:p w14:paraId="2D3D638C"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Goals &amp; Objectives</w:t>
            </w:r>
          </w:p>
        </w:tc>
        <w:tc>
          <w:tcPr>
            <w:tcW w:w="715" w:type="dxa"/>
          </w:tcPr>
          <w:p w14:paraId="2720C4F5" w14:textId="1315F39F" w:rsidR="005E4E1E" w:rsidRPr="002C709A" w:rsidRDefault="00624A0C"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9</w:t>
            </w:r>
          </w:p>
        </w:tc>
      </w:tr>
      <w:tr w:rsidR="005E4E1E" w:rsidRPr="002C709A" w14:paraId="1F0C37E2" w14:textId="77777777" w:rsidTr="007A4E69">
        <w:tc>
          <w:tcPr>
            <w:tcW w:w="360" w:type="dxa"/>
          </w:tcPr>
          <w:p w14:paraId="79C36941"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2</w:t>
            </w:r>
          </w:p>
        </w:tc>
        <w:tc>
          <w:tcPr>
            <w:tcW w:w="8275" w:type="dxa"/>
            <w:gridSpan w:val="2"/>
          </w:tcPr>
          <w:p w14:paraId="58A9DBD9"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Material and Methods</w:t>
            </w:r>
          </w:p>
        </w:tc>
        <w:tc>
          <w:tcPr>
            <w:tcW w:w="715" w:type="dxa"/>
          </w:tcPr>
          <w:p w14:paraId="0763E9C7" w14:textId="6438271A" w:rsidR="005E4E1E" w:rsidRPr="002C709A" w:rsidRDefault="00624A0C"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10</w:t>
            </w:r>
          </w:p>
        </w:tc>
      </w:tr>
      <w:tr w:rsidR="005E4E1E" w:rsidRPr="002C709A" w14:paraId="1FD5F603" w14:textId="77777777" w:rsidTr="007A4E69">
        <w:tc>
          <w:tcPr>
            <w:tcW w:w="360" w:type="dxa"/>
          </w:tcPr>
          <w:p w14:paraId="32C8A29B"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5612F56A"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2.1</w:t>
            </w:r>
          </w:p>
        </w:tc>
        <w:tc>
          <w:tcPr>
            <w:tcW w:w="7734" w:type="dxa"/>
          </w:tcPr>
          <w:p w14:paraId="305DCCEF"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Study Area</w:t>
            </w:r>
          </w:p>
        </w:tc>
        <w:tc>
          <w:tcPr>
            <w:tcW w:w="715" w:type="dxa"/>
          </w:tcPr>
          <w:p w14:paraId="198BB61B"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1792169B" w14:textId="77777777" w:rsidTr="007A4E69">
        <w:tc>
          <w:tcPr>
            <w:tcW w:w="360" w:type="dxa"/>
          </w:tcPr>
          <w:p w14:paraId="6E4BA083"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6659B01B"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2.2</w:t>
            </w:r>
          </w:p>
        </w:tc>
        <w:tc>
          <w:tcPr>
            <w:tcW w:w="7734" w:type="dxa"/>
          </w:tcPr>
          <w:p w14:paraId="19C5F904"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Data Source and Experimental Setup</w:t>
            </w:r>
          </w:p>
        </w:tc>
        <w:tc>
          <w:tcPr>
            <w:tcW w:w="715" w:type="dxa"/>
          </w:tcPr>
          <w:p w14:paraId="5AEED5EF"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51FFC1BA" w14:textId="77777777" w:rsidTr="007A4E69">
        <w:tc>
          <w:tcPr>
            <w:tcW w:w="360" w:type="dxa"/>
          </w:tcPr>
          <w:p w14:paraId="5A79F78C"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141A9B64"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2.3</w:t>
            </w:r>
          </w:p>
        </w:tc>
        <w:tc>
          <w:tcPr>
            <w:tcW w:w="7734" w:type="dxa"/>
          </w:tcPr>
          <w:p w14:paraId="5BC80386"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Data Analysis</w:t>
            </w:r>
          </w:p>
        </w:tc>
        <w:tc>
          <w:tcPr>
            <w:tcW w:w="715" w:type="dxa"/>
          </w:tcPr>
          <w:p w14:paraId="233C0E5D"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74839417" w14:textId="77777777" w:rsidTr="007A4E69">
        <w:tc>
          <w:tcPr>
            <w:tcW w:w="360" w:type="dxa"/>
          </w:tcPr>
          <w:p w14:paraId="5BB7E266"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3</w:t>
            </w:r>
          </w:p>
        </w:tc>
        <w:tc>
          <w:tcPr>
            <w:tcW w:w="8275" w:type="dxa"/>
            <w:gridSpan w:val="2"/>
          </w:tcPr>
          <w:p w14:paraId="38753720"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Results</w:t>
            </w:r>
          </w:p>
        </w:tc>
        <w:tc>
          <w:tcPr>
            <w:tcW w:w="715" w:type="dxa"/>
          </w:tcPr>
          <w:p w14:paraId="03D098D3"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26B76E27" w14:textId="77777777" w:rsidTr="007A4E69">
        <w:tc>
          <w:tcPr>
            <w:tcW w:w="360" w:type="dxa"/>
          </w:tcPr>
          <w:p w14:paraId="76D53475"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6C4A6151"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3.1</w:t>
            </w:r>
          </w:p>
        </w:tc>
        <w:tc>
          <w:tcPr>
            <w:tcW w:w="7734" w:type="dxa"/>
          </w:tcPr>
          <w:p w14:paraId="7C844128"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Effect of VPD and REW on Transpiration</w:t>
            </w:r>
          </w:p>
        </w:tc>
        <w:tc>
          <w:tcPr>
            <w:tcW w:w="715" w:type="dxa"/>
          </w:tcPr>
          <w:p w14:paraId="78C4888C"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2881F057" w14:textId="77777777" w:rsidTr="007A4E69">
        <w:tc>
          <w:tcPr>
            <w:tcW w:w="360" w:type="dxa"/>
          </w:tcPr>
          <w:p w14:paraId="66099B6B"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199C3C21"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3.2</w:t>
            </w:r>
          </w:p>
        </w:tc>
        <w:tc>
          <w:tcPr>
            <w:tcW w:w="7734" w:type="dxa"/>
          </w:tcPr>
          <w:p w14:paraId="19BB72D1"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 xml:space="preserve">Variation in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Probe Position</w:t>
            </w:r>
          </w:p>
        </w:tc>
        <w:tc>
          <w:tcPr>
            <w:tcW w:w="715" w:type="dxa"/>
          </w:tcPr>
          <w:p w14:paraId="47307193"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5FEE5DC8" w14:textId="77777777" w:rsidTr="007A4E69">
        <w:tc>
          <w:tcPr>
            <w:tcW w:w="360" w:type="dxa"/>
          </w:tcPr>
          <w:p w14:paraId="1BEE0E94"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16B1F67F"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3.3</w:t>
            </w:r>
          </w:p>
        </w:tc>
        <w:tc>
          <w:tcPr>
            <w:tcW w:w="7734" w:type="dxa"/>
          </w:tcPr>
          <w:p w14:paraId="444A187D"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Variation in Sapwood Area between Treatments</w:t>
            </w:r>
          </w:p>
        </w:tc>
        <w:tc>
          <w:tcPr>
            <w:tcW w:w="715" w:type="dxa"/>
          </w:tcPr>
          <w:p w14:paraId="699A4FA5"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5F809870" w14:textId="77777777" w:rsidTr="007A4E69">
        <w:tc>
          <w:tcPr>
            <w:tcW w:w="360" w:type="dxa"/>
          </w:tcPr>
          <w:p w14:paraId="5690B0A0"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07D4C458"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3.4</w:t>
            </w:r>
          </w:p>
        </w:tc>
        <w:tc>
          <w:tcPr>
            <w:tcW w:w="7734" w:type="dxa"/>
          </w:tcPr>
          <w:p w14:paraId="087D0BC2"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 xml:space="preserve">Variation in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between Treatments</w:t>
            </w:r>
          </w:p>
        </w:tc>
        <w:tc>
          <w:tcPr>
            <w:tcW w:w="715" w:type="dxa"/>
          </w:tcPr>
          <w:p w14:paraId="4038D643"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63E1E7C0" w14:textId="77777777" w:rsidTr="007A4E69">
        <w:tc>
          <w:tcPr>
            <w:tcW w:w="360" w:type="dxa"/>
          </w:tcPr>
          <w:p w14:paraId="6364E131"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30201335"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3.5</w:t>
            </w:r>
          </w:p>
        </w:tc>
        <w:tc>
          <w:tcPr>
            <w:tcW w:w="7734" w:type="dxa"/>
          </w:tcPr>
          <w:p w14:paraId="598D9C23"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Seasonal Trend</w:t>
            </w:r>
          </w:p>
        </w:tc>
        <w:tc>
          <w:tcPr>
            <w:tcW w:w="715" w:type="dxa"/>
          </w:tcPr>
          <w:p w14:paraId="28ABDA49"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531ABF13" w14:textId="77777777" w:rsidTr="007A4E69">
        <w:tc>
          <w:tcPr>
            <w:tcW w:w="360" w:type="dxa"/>
          </w:tcPr>
          <w:p w14:paraId="6C84AAA8"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4</w:t>
            </w:r>
          </w:p>
        </w:tc>
        <w:tc>
          <w:tcPr>
            <w:tcW w:w="8275" w:type="dxa"/>
            <w:gridSpan w:val="2"/>
          </w:tcPr>
          <w:p w14:paraId="3893DD2D" w14:textId="77777777" w:rsidR="005E4E1E" w:rsidRPr="002C709A" w:rsidRDefault="005E4E1E" w:rsidP="007A4E6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Discussion</w:t>
            </w:r>
          </w:p>
        </w:tc>
        <w:tc>
          <w:tcPr>
            <w:tcW w:w="715" w:type="dxa"/>
          </w:tcPr>
          <w:p w14:paraId="1B98E1CA"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2B4E072C" w14:textId="77777777" w:rsidTr="007A4E69">
        <w:tc>
          <w:tcPr>
            <w:tcW w:w="360" w:type="dxa"/>
          </w:tcPr>
          <w:p w14:paraId="44211AB0"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4509A329"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4.1</w:t>
            </w:r>
          </w:p>
        </w:tc>
        <w:tc>
          <w:tcPr>
            <w:tcW w:w="7734" w:type="dxa"/>
          </w:tcPr>
          <w:p w14:paraId="1DC531D7"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Environmental Variables: VPD and REW</w:t>
            </w:r>
          </w:p>
        </w:tc>
        <w:tc>
          <w:tcPr>
            <w:tcW w:w="715" w:type="dxa"/>
          </w:tcPr>
          <w:p w14:paraId="3115C5B2"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4FC9E3B7" w14:textId="77777777" w:rsidTr="007A4E69">
        <w:tc>
          <w:tcPr>
            <w:tcW w:w="360" w:type="dxa"/>
          </w:tcPr>
          <w:p w14:paraId="6B75DDBA" w14:textId="77777777" w:rsidR="005E4E1E" w:rsidRPr="002C709A" w:rsidRDefault="005E4E1E" w:rsidP="007A4E69">
            <w:pPr>
              <w:spacing w:line="360" w:lineRule="auto"/>
              <w:rPr>
                <w:rFonts w:asciiTheme="minorEastAsia" w:hAnsiTheme="minorEastAsia" w:cs="Arial"/>
                <w:b/>
                <w:bCs/>
                <w:sz w:val="24"/>
                <w:szCs w:val="24"/>
              </w:rPr>
            </w:pPr>
          </w:p>
        </w:tc>
        <w:tc>
          <w:tcPr>
            <w:tcW w:w="541" w:type="dxa"/>
          </w:tcPr>
          <w:p w14:paraId="23C811FF"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4.2</w:t>
            </w:r>
          </w:p>
        </w:tc>
        <w:tc>
          <w:tcPr>
            <w:tcW w:w="7734" w:type="dxa"/>
          </w:tcPr>
          <w:p w14:paraId="4D672CFE" w14:textId="77777777" w:rsidR="005E4E1E" w:rsidRPr="002C709A" w:rsidRDefault="005E4E1E" w:rsidP="007A4E69">
            <w:pPr>
              <w:spacing w:line="360" w:lineRule="auto"/>
              <w:rPr>
                <w:rFonts w:asciiTheme="minorEastAsia" w:hAnsiTheme="minorEastAsia" w:cs="Arial"/>
                <w:sz w:val="24"/>
                <w:szCs w:val="24"/>
              </w:rPr>
            </w:pPr>
            <w:r w:rsidRPr="002C709A">
              <w:rPr>
                <w:rFonts w:asciiTheme="minorEastAsia" w:hAnsiTheme="minorEastAsia" w:cs="Arial"/>
                <w:sz w:val="24"/>
                <w:szCs w:val="24"/>
              </w:rPr>
              <w:t>Silvicultural Treatments: Density and Genotype</w:t>
            </w:r>
          </w:p>
        </w:tc>
        <w:tc>
          <w:tcPr>
            <w:tcW w:w="715" w:type="dxa"/>
          </w:tcPr>
          <w:p w14:paraId="0A35DF73"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7F68072D" w14:textId="77777777" w:rsidTr="007A4E69">
        <w:tc>
          <w:tcPr>
            <w:tcW w:w="360" w:type="dxa"/>
          </w:tcPr>
          <w:p w14:paraId="0F31D261" w14:textId="754EF60C" w:rsidR="005E4E1E" w:rsidRPr="002C709A" w:rsidRDefault="005E4E1E" w:rsidP="007A4E69">
            <w:pPr>
              <w:spacing w:line="360" w:lineRule="auto"/>
              <w:rPr>
                <w:rFonts w:asciiTheme="minorEastAsia" w:hAnsiTheme="minorEastAsia" w:cs="Arial"/>
                <w:b/>
                <w:bCs/>
                <w:sz w:val="24"/>
                <w:szCs w:val="24"/>
              </w:rPr>
            </w:pPr>
          </w:p>
        </w:tc>
        <w:tc>
          <w:tcPr>
            <w:tcW w:w="8275" w:type="dxa"/>
            <w:gridSpan w:val="2"/>
          </w:tcPr>
          <w:p w14:paraId="05608020" w14:textId="4F75FAA3" w:rsidR="005E4E1E" w:rsidRPr="002C709A" w:rsidRDefault="004A7936" w:rsidP="007A4E69">
            <w:pPr>
              <w:spacing w:line="360" w:lineRule="auto"/>
              <w:rPr>
                <w:rFonts w:asciiTheme="minorEastAsia" w:hAnsiTheme="minorEastAsia" w:cs="Arial"/>
                <w:b/>
                <w:bCs/>
                <w:sz w:val="24"/>
                <w:szCs w:val="24"/>
              </w:rPr>
            </w:pPr>
            <w:r>
              <w:rPr>
                <w:rFonts w:asciiTheme="minorEastAsia" w:hAnsiTheme="minorEastAsia" w:cs="Arial"/>
                <w:b/>
                <w:bCs/>
                <w:sz w:val="24"/>
                <w:szCs w:val="24"/>
              </w:rPr>
              <w:t>References</w:t>
            </w:r>
          </w:p>
        </w:tc>
        <w:tc>
          <w:tcPr>
            <w:tcW w:w="715" w:type="dxa"/>
          </w:tcPr>
          <w:p w14:paraId="621FF788"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21A5D2AD" w14:textId="77777777" w:rsidTr="007A4E69">
        <w:tc>
          <w:tcPr>
            <w:tcW w:w="360" w:type="dxa"/>
          </w:tcPr>
          <w:p w14:paraId="54E84354" w14:textId="77777777" w:rsidR="005E4E1E" w:rsidRPr="002C709A" w:rsidRDefault="005E4E1E" w:rsidP="007A4E69">
            <w:pPr>
              <w:spacing w:line="360" w:lineRule="auto"/>
              <w:rPr>
                <w:rFonts w:asciiTheme="minorEastAsia" w:hAnsiTheme="minorEastAsia" w:cs="Arial"/>
                <w:b/>
                <w:bCs/>
                <w:sz w:val="24"/>
                <w:szCs w:val="24"/>
              </w:rPr>
            </w:pPr>
          </w:p>
        </w:tc>
        <w:tc>
          <w:tcPr>
            <w:tcW w:w="8275" w:type="dxa"/>
            <w:gridSpan w:val="2"/>
          </w:tcPr>
          <w:p w14:paraId="6D6BE2A0" w14:textId="352D36B6" w:rsidR="005E4E1E" w:rsidRPr="002C709A" w:rsidRDefault="004A7936" w:rsidP="007A4E69">
            <w:pPr>
              <w:spacing w:line="360" w:lineRule="auto"/>
              <w:rPr>
                <w:rFonts w:asciiTheme="minorEastAsia" w:hAnsiTheme="minorEastAsia" w:cs="Arial"/>
                <w:b/>
                <w:bCs/>
                <w:sz w:val="24"/>
                <w:szCs w:val="24"/>
              </w:rPr>
            </w:pPr>
            <w:r>
              <w:rPr>
                <w:rFonts w:asciiTheme="minorEastAsia" w:hAnsiTheme="minorEastAsia" w:cs="Arial"/>
                <w:b/>
                <w:bCs/>
                <w:sz w:val="24"/>
                <w:szCs w:val="24"/>
              </w:rPr>
              <w:t>Appendix</w:t>
            </w:r>
          </w:p>
        </w:tc>
        <w:tc>
          <w:tcPr>
            <w:tcW w:w="715" w:type="dxa"/>
          </w:tcPr>
          <w:p w14:paraId="5EE210A7" w14:textId="77777777" w:rsidR="005E4E1E" w:rsidRPr="002C709A" w:rsidRDefault="005E4E1E" w:rsidP="007A4E69">
            <w:pPr>
              <w:spacing w:line="360" w:lineRule="auto"/>
              <w:rPr>
                <w:rFonts w:asciiTheme="minorEastAsia" w:hAnsiTheme="minorEastAsia" w:cs="Arial"/>
                <w:b/>
                <w:bCs/>
                <w:sz w:val="24"/>
                <w:szCs w:val="24"/>
              </w:rPr>
            </w:pPr>
          </w:p>
        </w:tc>
      </w:tr>
      <w:tr w:rsidR="005E4E1E" w:rsidRPr="002C709A" w14:paraId="126036F7" w14:textId="77777777" w:rsidTr="007A4E69">
        <w:tc>
          <w:tcPr>
            <w:tcW w:w="360" w:type="dxa"/>
          </w:tcPr>
          <w:p w14:paraId="719001EC" w14:textId="77777777" w:rsidR="005E4E1E" w:rsidRPr="002C709A" w:rsidRDefault="005E4E1E" w:rsidP="007A4E69">
            <w:pPr>
              <w:spacing w:line="360" w:lineRule="auto"/>
              <w:rPr>
                <w:rFonts w:asciiTheme="minorEastAsia" w:hAnsiTheme="minorEastAsia" w:cs="Arial"/>
                <w:b/>
                <w:bCs/>
                <w:sz w:val="24"/>
                <w:szCs w:val="24"/>
              </w:rPr>
            </w:pPr>
          </w:p>
        </w:tc>
        <w:tc>
          <w:tcPr>
            <w:tcW w:w="8275" w:type="dxa"/>
            <w:gridSpan w:val="2"/>
          </w:tcPr>
          <w:p w14:paraId="3CA6BB16" w14:textId="77777777" w:rsidR="005E4E1E" w:rsidRPr="002C709A" w:rsidRDefault="005E4E1E" w:rsidP="007A4E69">
            <w:pPr>
              <w:spacing w:line="360" w:lineRule="auto"/>
              <w:rPr>
                <w:rFonts w:asciiTheme="minorEastAsia" w:hAnsiTheme="minorEastAsia" w:cs="Arial"/>
                <w:b/>
                <w:bCs/>
                <w:sz w:val="24"/>
                <w:szCs w:val="24"/>
              </w:rPr>
            </w:pPr>
          </w:p>
        </w:tc>
        <w:tc>
          <w:tcPr>
            <w:tcW w:w="715" w:type="dxa"/>
          </w:tcPr>
          <w:p w14:paraId="63641AAC" w14:textId="77777777" w:rsidR="005E4E1E" w:rsidRPr="002C709A" w:rsidRDefault="005E4E1E" w:rsidP="007A4E69">
            <w:pPr>
              <w:spacing w:line="360" w:lineRule="auto"/>
              <w:rPr>
                <w:rFonts w:asciiTheme="minorEastAsia" w:hAnsiTheme="minorEastAsia" w:cs="Arial"/>
                <w:b/>
                <w:bCs/>
                <w:sz w:val="24"/>
                <w:szCs w:val="24"/>
              </w:rPr>
            </w:pPr>
          </w:p>
        </w:tc>
      </w:tr>
    </w:tbl>
    <w:p w14:paraId="10296C96" w14:textId="77777777" w:rsidR="005E4E1E" w:rsidRPr="002C709A" w:rsidRDefault="005E4E1E" w:rsidP="005E4E1E">
      <w:pPr>
        <w:spacing w:after="0" w:line="480" w:lineRule="auto"/>
        <w:rPr>
          <w:rFonts w:asciiTheme="minorEastAsia" w:hAnsiTheme="minorEastAsia" w:cs="Arial"/>
        </w:rPr>
      </w:pPr>
    </w:p>
    <w:p w14:paraId="20377B94" w14:textId="77777777" w:rsidR="005E4E1E" w:rsidRPr="002C709A" w:rsidRDefault="005E4E1E" w:rsidP="005E4E1E">
      <w:pPr>
        <w:spacing w:after="0" w:line="480" w:lineRule="auto"/>
        <w:rPr>
          <w:rFonts w:asciiTheme="minorEastAsia" w:hAnsiTheme="minorEastAsia" w:cs="Arial"/>
        </w:rPr>
      </w:pPr>
    </w:p>
    <w:p w14:paraId="0B8CA261" w14:textId="77777777" w:rsidR="005E4E1E" w:rsidRPr="002C709A" w:rsidRDefault="005E4E1E" w:rsidP="005E4E1E">
      <w:pPr>
        <w:spacing w:after="0" w:line="480" w:lineRule="auto"/>
        <w:rPr>
          <w:rFonts w:asciiTheme="minorEastAsia" w:hAnsiTheme="minorEastAsia" w:cs="Arial"/>
        </w:rPr>
      </w:pPr>
    </w:p>
    <w:p w14:paraId="2D3E0CE6" w14:textId="77777777" w:rsidR="005E4E1E" w:rsidRPr="002C709A" w:rsidRDefault="005E4E1E" w:rsidP="005E4E1E">
      <w:pPr>
        <w:spacing w:after="0" w:line="480" w:lineRule="auto"/>
        <w:rPr>
          <w:rFonts w:asciiTheme="minorEastAsia" w:hAnsiTheme="minorEastAsia" w:cs="Arial"/>
        </w:rPr>
      </w:pPr>
    </w:p>
    <w:p w14:paraId="4081AD18" w14:textId="77777777" w:rsidR="005E4E1E" w:rsidRPr="002C709A" w:rsidRDefault="005E4E1E" w:rsidP="005E4E1E">
      <w:pPr>
        <w:spacing w:after="0" w:line="480" w:lineRule="auto"/>
        <w:rPr>
          <w:rFonts w:asciiTheme="minorEastAsia" w:hAnsiTheme="minorEastAsia" w:cs="Arial"/>
        </w:rPr>
      </w:pPr>
    </w:p>
    <w:p w14:paraId="49DA4DE1" w14:textId="77777777" w:rsidR="005E4E1E" w:rsidRPr="002C709A" w:rsidRDefault="005E4E1E" w:rsidP="005E4E1E">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lastRenderedPageBreak/>
        <w:t xml:space="preserve">1 Introduction </w:t>
      </w:r>
    </w:p>
    <w:p w14:paraId="56EA9A9C" w14:textId="5AC933EE" w:rsidR="005E4E1E" w:rsidRPr="002C709A" w:rsidRDefault="005E4E1E" w:rsidP="005E4E1E">
      <w:pPr>
        <w:spacing w:after="0" w:line="480" w:lineRule="auto"/>
        <w:ind w:firstLine="720"/>
        <w:jc w:val="both"/>
        <w:rPr>
          <w:rFonts w:asciiTheme="minorEastAsia" w:hAnsiTheme="minorEastAsia" w:cs="Arial"/>
          <w:color w:val="000000" w:themeColor="text1"/>
          <w:sz w:val="24"/>
          <w:szCs w:val="24"/>
        </w:rPr>
      </w:pPr>
      <w:r w:rsidRPr="002C709A">
        <w:rPr>
          <w:rStyle w:val="xhotkey-layer"/>
          <w:rFonts w:asciiTheme="minorEastAsia" w:hAnsiTheme="minorEastAsia" w:cs="Arial" w:hint="eastAsia"/>
          <w:sz w:val="24"/>
          <w:szCs w:val="24"/>
        </w:rPr>
        <w:t xml:space="preserve">As </w:t>
      </w:r>
      <w:r w:rsidRPr="002C709A">
        <w:rPr>
          <w:rStyle w:val="xhotkey-layer"/>
          <w:rFonts w:asciiTheme="minorEastAsia" w:hAnsiTheme="minorEastAsia" w:cs="Arial"/>
          <w:sz w:val="24"/>
          <w:szCs w:val="24"/>
        </w:rPr>
        <w:t xml:space="preserve">the </w:t>
      </w:r>
      <w:r w:rsidRPr="002C709A">
        <w:rPr>
          <w:rStyle w:val="xhotkey-layer"/>
          <w:rFonts w:asciiTheme="minorEastAsia" w:hAnsiTheme="minorEastAsia" w:cs="Arial" w:hint="eastAsia"/>
          <w:sz w:val="24"/>
          <w:szCs w:val="24"/>
        </w:rPr>
        <w:t xml:space="preserve">most </w:t>
      </w:r>
      <w:r w:rsidRPr="002C709A">
        <w:rPr>
          <w:rStyle w:val="xhotkey-layer"/>
          <w:rFonts w:asciiTheme="minorEastAsia" w:hAnsiTheme="minorEastAsia" w:cs="Arial"/>
          <w:sz w:val="24"/>
          <w:szCs w:val="24"/>
        </w:rPr>
        <w:t>common</w:t>
      </w:r>
      <w:r w:rsidRPr="002C709A">
        <w:rPr>
          <w:rStyle w:val="xhotkey-layer"/>
          <w:rFonts w:asciiTheme="minorEastAsia" w:hAnsiTheme="minorEastAsia" w:cs="Arial" w:hint="eastAsia"/>
          <w:sz w:val="24"/>
          <w:szCs w:val="24"/>
        </w:rPr>
        <w:t xml:space="preserve"> softwood species in the U.S.</w:t>
      </w:r>
      <w:r w:rsidRPr="002C709A">
        <w:rPr>
          <w:rStyle w:val="xhotkey-layer"/>
          <w:rFonts w:asciiTheme="minorEastAsia" w:hAnsiTheme="minorEastAsia" w:cs="Arial"/>
          <w:sz w:val="24"/>
          <w:szCs w:val="24"/>
        </w:rPr>
        <w:t xml:space="preserve"> </w:t>
      </w:r>
      <w:r w:rsidRPr="002C709A">
        <w:rPr>
          <w:rStyle w:val="xhotkey-layer"/>
          <w:rFonts w:asciiTheme="minorEastAsia" w:hAnsiTheme="minorEastAsia" w:cs="Arial" w:hint="eastAsia"/>
          <w:color w:val="000000" w:themeColor="text1"/>
          <w:sz w:val="24"/>
          <w:szCs w:val="24"/>
        </w:rPr>
        <w:t>and the most commercially important timber species in the South</w:t>
      </w:r>
      <w:r w:rsidRPr="002C709A">
        <w:rPr>
          <w:rStyle w:val="xhotkey-layer"/>
          <w:rFonts w:asciiTheme="minorEastAsia" w:hAnsiTheme="minorEastAsia" w:cs="Arial"/>
          <w:sz w:val="24"/>
          <w:szCs w:val="24"/>
        </w:rPr>
        <w:t xml:space="preserve"> </w:t>
      </w:r>
      <w:r w:rsidRPr="002C709A">
        <w:rPr>
          <w:rStyle w:val="xhotkey-layer"/>
          <w:rFonts w:asciiTheme="minorEastAsia" w:hAnsiTheme="minorEastAsia" w:cs="Arial" w:hint="eastAsia"/>
          <w:sz w:val="24"/>
          <w:szCs w:val="24"/>
        </w:rPr>
        <w:t>(</w:t>
      </w:r>
      <w:proofErr w:type="spellStart"/>
      <w:r w:rsidRPr="002C709A">
        <w:rPr>
          <w:rFonts w:asciiTheme="minorEastAsia" w:hAnsiTheme="minorEastAsia" w:cs="Arial" w:hint="eastAsia"/>
          <w:color w:val="000000" w:themeColor="text1"/>
          <w:sz w:val="24"/>
          <w:szCs w:val="24"/>
        </w:rPr>
        <w:t>Brender</w:t>
      </w:r>
      <w:proofErr w:type="spellEnd"/>
      <w:r w:rsidRPr="002C709A">
        <w:rPr>
          <w:rFonts w:asciiTheme="minorEastAsia" w:hAnsiTheme="minorEastAsia" w:cs="Arial" w:hint="eastAsia"/>
          <w:sz w:val="24"/>
          <w:szCs w:val="24"/>
        </w:rPr>
        <w:t>, Belanger, &amp; Malac, 1981)</w:t>
      </w:r>
      <w:r w:rsidRPr="002C709A">
        <w:rPr>
          <w:rStyle w:val="xhotkey-layer"/>
          <w:rFonts w:asciiTheme="minorEastAsia" w:hAnsiTheme="minorEastAsia" w:cs="Arial" w:hint="eastAsia"/>
          <w:sz w:val="24"/>
          <w:szCs w:val="24"/>
        </w:rPr>
        <w:t xml:space="preserve">, </w:t>
      </w:r>
      <w:r w:rsidRPr="002C709A">
        <w:rPr>
          <w:rStyle w:val="xhotkey-layer"/>
          <w:rFonts w:asciiTheme="minorEastAsia" w:hAnsiTheme="minorEastAsia" w:cs="Arial"/>
          <w:sz w:val="24"/>
          <w:szCs w:val="24"/>
        </w:rPr>
        <w:t>loblolly pine (</w:t>
      </w:r>
      <w:r w:rsidRPr="002C709A">
        <w:rPr>
          <w:rStyle w:val="xhotkey-layer"/>
          <w:rFonts w:asciiTheme="minorEastAsia" w:hAnsiTheme="minorEastAsia" w:cs="Arial"/>
          <w:i/>
          <w:iCs/>
          <w:sz w:val="24"/>
          <w:szCs w:val="24"/>
        </w:rPr>
        <w:t>Pinus taeda</w:t>
      </w:r>
      <w:del w:id="7" w:author="Chris Maier" w:date="2022-11-15T11:31:00Z">
        <w:r w:rsidRPr="002C709A" w:rsidDel="00142DE0">
          <w:rPr>
            <w:rStyle w:val="xhotkey-layer"/>
            <w:rFonts w:asciiTheme="minorEastAsia" w:hAnsiTheme="minorEastAsia" w:cs="Arial"/>
            <w:sz w:val="24"/>
            <w:szCs w:val="24"/>
          </w:rPr>
          <w:delText xml:space="preserve">, or </w:delText>
        </w:r>
        <w:r w:rsidRPr="002C709A" w:rsidDel="00142DE0">
          <w:rPr>
            <w:rStyle w:val="xhotkey-layer"/>
            <w:rFonts w:asciiTheme="minorEastAsia" w:hAnsiTheme="minorEastAsia" w:cs="Arial"/>
            <w:i/>
            <w:iCs/>
            <w:sz w:val="24"/>
            <w:szCs w:val="24"/>
          </w:rPr>
          <w:delText>P. taeda</w:delText>
        </w:r>
      </w:del>
      <w:r w:rsidRPr="002C709A">
        <w:rPr>
          <w:rStyle w:val="xhotkey-layer"/>
          <w:rFonts w:asciiTheme="minorEastAsia" w:hAnsiTheme="minorEastAsia" w:cs="Arial"/>
          <w:sz w:val="24"/>
          <w:szCs w:val="24"/>
        </w:rPr>
        <w:t xml:space="preserve">) contributes over 2 billion tons of annual above-ground </w:t>
      </w:r>
      <w:commentRangeStart w:id="8"/>
      <w:r w:rsidRPr="002C709A">
        <w:rPr>
          <w:rStyle w:val="xhotkey-layer"/>
          <w:rFonts w:asciiTheme="minorEastAsia" w:hAnsiTheme="minorEastAsia" w:cs="Arial"/>
          <w:sz w:val="24"/>
          <w:szCs w:val="24"/>
        </w:rPr>
        <w:t>biomass</w:t>
      </w:r>
      <w:commentRangeEnd w:id="8"/>
      <w:r w:rsidR="00142DE0">
        <w:rPr>
          <w:rStyle w:val="CommentReference"/>
        </w:rPr>
        <w:commentReference w:id="8"/>
      </w:r>
      <w:r w:rsidRPr="002C709A">
        <w:rPr>
          <w:rStyle w:val="xhotkey-layer"/>
          <w:rFonts w:asciiTheme="minorEastAsia" w:hAnsiTheme="minorEastAsia" w:cs="Arial"/>
          <w:sz w:val="24"/>
          <w:szCs w:val="24"/>
        </w:rPr>
        <w:t xml:space="preserve"> </w:t>
      </w:r>
      <w:r w:rsidRPr="002C709A">
        <w:rPr>
          <w:rStyle w:val="xhotkey-layer"/>
          <w:rFonts w:asciiTheme="minorEastAsia" w:hAnsiTheme="minorEastAsia" w:cs="Arial" w:hint="eastAsia"/>
          <w:sz w:val="24"/>
          <w:szCs w:val="24"/>
        </w:rPr>
        <w:t>(</w:t>
      </w:r>
      <w:r w:rsidRPr="002C709A">
        <w:rPr>
          <w:rFonts w:asciiTheme="minorEastAsia" w:hAnsiTheme="minorEastAsia" w:cs="Arial" w:hint="eastAsia"/>
          <w:sz w:val="24"/>
          <w:szCs w:val="24"/>
        </w:rPr>
        <w:t>Oswalt et al., 2019</w:t>
      </w:r>
      <w:r w:rsidRPr="002C709A">
        <w:rPr>
          <w:rFonts w:asciiTheme="minorEastAsia" w:hAnsiTheme="minorEastAsia" w:cs="Arial"/>
          <w:sz w:val="24"/>
          <w:szCs w:val="24"/>
        </w:rPr>
        <w:t>)</w:t>
      </w:r>
      <w:r w:rsidRPr="002C709A">
        <w:rPr>
          <w:rStyle w:val="xhotkey-layer"/>
          <w:rFonts w:asciiTheme="minorEastAsia" w:hAnsiTheme="minorEastAsia" w:cs="Arial"/>
          <w:sz w:val="24"/>
          <w:szCs w:val="24"/>
        </w:rPr>
        <w:t xml:space="preserve"> and </w:t>
      </w:r>
      <w:r w:rsidRPr="002C709A">
        <w:rPr>
          <w:rStyle w:val="xhotkey-layer"/>
          <w:rFonts w:asciiTheme="minorEastAsia" w:hAnsiTheme="minorEastAsia" w:cs="Arial" w:hint="eastAsia"/>
          <w:color w:val="000000" w:themeColor="text1"/>
          <w:sz w:val="24"/>
          <w:szCs w:val="24"/>
        </w:rPr>
        <w:t>supports the timber industry generously</w:t>
      </w:r>
      <w:r w:rsidRPr="002C709A">
        <w:rPr>
          <w:rFonts w:asciiTheme="minorEastAsia" w:hAnsiTheme="minorEastAsia" w:cs="Arial"/>
          <w:sz w:val="24"/>
          <w:szCs w:val="24"/>
        </w:rPr>
        <w:t xml:space="preserve">. </w:t>
      </w:r>
      <w:r w:rsidRPr="002C709A">
        <w:rPr>
          <w:rStyle w:val="xhotkey-layer"/>
          <w:rFonts w:asciiTheme="minorEastAsia" w:hAnsiTheme="minorEastAsia" w:cs="Arial"/>
          <w:color w:val="000000" w:themeColor="text1"/>
          <w:sz w:val="24"/>
          <w:szCs w:val="24"/>
        </w:rPr>
        <w:t xml:space="preserve">Having successfully established through an extensive range of site conditions, this </w:t>
      </w:r>
      <w:r w:rsidRPr="002C709A">
        <w:rPr>
          <w:rFonts w:asciiTheme="minorEastAsia" w:hAnsiTheme="minorEastAsia" w:cs="Arial"/>
          <w:sz w:val="24"/>
          <w:szCs w:val="24"/>
        </w:rPr>
        <w:t xml:space="preserve">species demonstrates unforeseen </w:t>
      </w:r>
      <w:r w:rsidRPr="002C709A">
        <w:rPr>
          <w:rStyle w:val="xhotkey-layer"/>
          <w:rFonts w:asciiTheme="minorEastAsia" w:hAnsiTheme="minorEastAsia" w:cs="Arial"/>
          <w:color w:val="000000" w:themeColor="text1"/>
          <w:sz w:val="24"/>
          <w:szCs w:val="24"/>
        </w:rPr>
        <w:t>elasticity that raises research interests (</w:t>
      </w:r>
      <w:r w:rsidRPr="002C709A">
        <w:rPr>
          <w:rFonts w:asciiTheme="minorEastAsia" w:hAnsiTheme="minorEastAsia" w:cs="Arial" w:hint="eastAsia"/>
          <w:sz w:val="24"/>
          <w:szCs w:val="24"/>
        </w:rPr>
        <w:t>Samuelson et al., 2013</w:t>
      </w:r>
      <w:r w:rsidRPr="002C709A">
        <w:rPr>
          <w:rFonts w:asciiTheme="minorEastAsia" w:hAnsiTheme="minorEastAsia" w:cs="Arial"/>
          <w:sz w:val="24"/>
          <w:szCs w:val="24"/>
        </w:rPr>
        <w:t>;</w:t>
      </w:r>
      <w:r w:rsidRPr="002C709A">
        <w:rPr>
          <w:rStyle w:val="xhotkey-layer"/>
          <w:rFonts w:asciiTheme="minorEastAsia" w:hAnsiTheme="minorEastAsia" w:cs="Arial" w:hint="eastAsia"/>
          <w:sz w:val="24"/>
          <w:szCs w:val="24"/>
        </w:rPr>
        <w:t xml:space="preserve"> Shimizu &amp; </w:t>
      </w:r>
      <w:proofErr w:type="spellStart"/>
      <w:r w:rsidRPr="002C709A">
        <w:rPr>
          <w:rStyle w:val="xhotkey-layer"/>
          <w:rFonts w:asciiTheme="minorEastAsia" w:hAnsiTheme="minorEastAsia" w:cs="Arial" w:hint="eastAsia"/>
          <w:sz w:val="24"/>
          <w:szCs w:val="24"/>
        </w:rPr>
        <w:t>Sebbenn</w:t>
      </w:r>
      <w:proofErr w:type="spellEnd"/>
      <w:r w:rsidRPr="002C709A">
        <w:rPr>
          <w:rStyle w:val="xhotkey-layer"/>
          <w:rFonts w:asciiTheme="minorEastAsia" w:hAnsiTheme="minorEastAsia" w:cs="Arial" w:hint="eastAsia"/>
          <w:sz w:val="24"/>
          <w:szCs w:val="24"/>
        </w:rPr>
        <w:t>, 2008</w:t>
      </w:r>
      <w:r w:rsidRPr="002C709A">
        <w:rPr>
          <w:rFonts w:asciiTheme="minorEastAsia" w:hAnsiTheme="minorEastAsia" w:cs="Arial" w:hint="eastAsia"/>
          <w:sz w:val="24"/>
          <w:szCs w:val="24"/>
        </w:rPr>
        <w:t>)</w:t>
      </w:r>
      <w:r w:rsidRPr="002C709A">
        <w:rPr>
          <w:rFonts w:asciiTheme="minorEastAsia" w:hAnsiTheme="minorEastAsia" w:cs="Arial"/>
          <w:color w:val="000000" w:themeColor="text1"/>
          <w:sz w:val="24"/>
          <w:szCs w:val="24"/>
        </w:rPr>
        <w:t xml:space="preserve">. Transpiration has been studied extensively as a quantitative measure evaluating demonstrated traits, with heavy research focuses on growth and productivity (Curtis et al., 2002; Ma et al., 2007; Reichstein et al., 2007; </w:t>
      </w:r>
      <w:proofErr w:type="spellStart"/>
      <w:r w:rsidRPr="002C709A">
        <w:rPr>
          <w:rFonts w:asciiTheme="minorEastAsia" w:hAnsiTheme="minorEastAsia" w:cs="Arial"/>
          <w:color w:val="000000" w:themeColor="text1"/>
          <w:sz w:val="24"/>
          <w:szCs w:val="24"/>
        </w:rPr>
        <w:t>Valentini</w:t>
      </w:r>
      <w:proofErr w:type="spellEnd"/>
      <w:r w:rsidRPr="002C709A">
        <w:rPr>
          <w:rFonts w:asciiTheme="minorEastAsia" w:hAnsiTheme="minorEastAsia" w:cs="Arial"/>
          <w:color w:val="000000" w:themeColor="text1"/>
          <w:sz w:val="24"/>
          <w:szCs w:val="24"/>
        </w:rPr>
        <w:t xml:space="preserve"> et al., 2000).</w:t>
      </w:r>
    </w:p>
    <w:p w14:paraId="2ECC9BE3" w14:textId="4FFB8072" w:rsidR="005E4E1E" w:rsidRPr="002C709A" w:rsidRDefault="005E4E1E" w:rsidP="005E4E1E">
      <w:pPr>
        <w:spacing w:after="0" w:line="480" w:lineRule="auto"/>
        <w:ind w:firstLine="720"/>
        <w:jc w:val="both"/>
        <w:rPr>
          <w:rFonts w:asciiTheme="minorEastAsia" w:hAnsiTheme="minorEastAsia" w:cstheme="minorHAnsi"/>
          <w:sz w:val="24"/>
          <w:szCs w:val="24"/>
        </w:rPr>
      </w:pPr>
      <w:r w:rsidRPr="002C709A">
        <w:rPr>
          <w:rFonts w:asciiTheme="minorEastAsia" w:hAnsiTheme="minorEastAsia" w:cs="Arial"/>
          <w:sz w:val="24"/>
          <w:szCs w:val="24"/>
        </w:rPr>
        <w:t>Plant transpiration is an integrate</w:t>
      </w:r>
      <w:r w:rsidR="00D030AB">
        <w:rPr>
          <w:rFonts w:asciiTheme="minorEastAsia" w:hAnsiTheme="minorEastAsia" w:cs="Arial"/>
          <w:sz w:val="24"/>
          <w:szCs w:val="24"/>
        </w:rPr>
        <w:t>d</w:t>
      </w:r>
      <w:r w:rsidRPr="002C709A">
        <w:rPr>
          <w:rFonts w:asciiTheme="minorEastAsia" w:hAnsiTheme="minorEastAsia" w:cs="Arial"/>
          <w:sz w:val="24"/>
          <w:szCs w:val="24"/>
        </w:rPr>
        <w:t xml:space="preserve"> part of local and global carbon and hydrological cycle (</w:t>
      </w:r>
      <w:proofErr w:type="spellStart"/>
      <w:r w:rsidRPr="002C709A">
        <w:rPr>
          <w:rFonts w:asciiTheme="minorEastAsia" w:hAnsiTheme="minorEastAsia" w:cs="Arial"/>
          <w:sz w:val="24"/>
          <w:szCs w:val="24"/>
        </w:rPr>
        <w:t>Jasechko</w:t>
      </w:r>
      <w:proofErr w:type="spellEnd"/>
      <w:r w:rsidRPr="002C709A">
        <w:rPr>
          <w:rFonts w:asciiTheme="minorEastAsia" w:hAnsiTheme="minorEastAsia" w:cs="Arial"/>
          <w:sz w:val="24"/>
          <w:szCs w:val="24"/>
        </w:rPr>
        <w:t xml:space="preserve"> et al., 2013). Water moves passively from soil into the atmosphere through plant root, xylem, and shoots, carrying necessary nutrients and supports photosynthesis (Sinha, 2004). Transpiration is defined as the amount of water used in this process (Hanrahan, 2011).</w:t>
      </w:r>
      <w:r w:rsidRPr="002C709A">
        <w:rPr>
          <w:rFonts w:asciiTheme="minorEastAsia" w:hAnsiTheme="minorEastAsia" w:cs="Arial"/>
          <w:color w:val="000000" w:themeColor="text1"/>
          <w:sz w:val="24"/>
          <w:szCs w:val="24"/>
        </w:rPr>
        <w:t xml:space="preserve"> </w:t>
      </w:r>
      <w:r w:rsidRPr="002C709A">
        <w:rPr>
          <w:rFonts w:asciiTheme="minorEastAsia" w:hAnsiTheme="minorEastAsia" w:cs="Arial"/>
          <w:sz w:val="24"/>
          <w:szCs w:val="24"/>
        </w:rPr>
        <w:t>Transpiration responds to both biotic and abiotic factors including individual tree crown architecture, planting density, water content in the air, and water availability</w:t>
      </w:r>
      <w:r w:rsidR="00634E50">
        <w:rPr>
          <w:rFonts w:asciiTheme="minorEastAsia" w:hAnsiTheme="minorEastAsia" w:cs="Arial"/>
          <w:sz w:val="24"/>
          <w:szCs w:val="24"/>
        </w:rPr>
        <w:t xml:space="preserve"> in the soil</w:t>
      </w:r>
      <w:r w:rsidRPr="002C709A">
        <w:rPr>
          <w:rFonts w:asciiTheme="minorEastAsia" w:hAnsiTheme="minorEastAsia" w:cs="Arial"/>
          <w:sz w:val="24"/>
          <w:szCs w:val="24"/>
        </w:rPr>
        <w:t xml:space="preserve">. Transpiration changes with tree characteristics as the conductance of water flow varies with each tree’s physiology and morphology (Kimball, 2007). Crown architecture, or ideotype, is </w:t>
      </w:r>
      <w:commentRangeStart w:id="9"/>
      <w:r w:rsidRPr="002C709A">
        <w:rPr>
          <w:rFonts w:asciiTheme="minorEastAsia" w:hAnsiTheme="minorEastAsia" w:cs="Arial"/>
          <w:sz w:val="24"/>
          <w:szCs w:val="24"/>
        </w:rPr>
        <w:t>restricted</w:t>
      </w:r>
      <w:commentRangeEnd w:id="9"/>
      <w:r w:rsidR="00D52897">
        <w:rPr>
          <w:rStyle w:val="CommentReference"/>
        </w:rPr>
        <w:commentReference w:id="9"/>
      </w:r>
      <w:r w:rsidRPr="002C709A">
        <w:rPr>
          <w:rFonts w:asciiTheme="minorEastAsia" w:hAnsiTheme="minorEastAsia" w:cs="Arial"/>
          <w:sz w:val="24"/>
          <w:szCs w:val="24"/>
        </w:rPr>
        <w:t xml:space="preserve"> to consistent morphological expressions such as crown size, density, branching patterns, and angle of leaves relative to each other. (</w:t>
      </w:r>
      <w:proofErr w:type="spellStart"/>
      <w:r w:rsidRPr="002C709A">
        <w:rPr>
          <w:rFonts w:asciiTheme="minorEastAsia" w:hAnsiTheme="minorEastAsia" w:cs="Arial"/>
          <w:sz w:val="24"/>
          <w:szCs w:val="24"/>
        </w:rPr>
        <w:t>Dickmann</w:t>
      </w:r>
      <w:proofErr w:type="spellEnd"/>
      <w:r w:rsidRPr="002C709A">
        <w:rPr>
          <w:rFonts w:asciiTheme="minorEastAsia" w:hAnsiTheme="minorEastAsia" w:cs="Arial"/>
          <w:sz w:val="24"/>
          <w:szCs w:val="24"/>
        </w:rPr>
        <w:t xml:space="preserve">, 1985; Martin, Johnsen, &amp; </w:t>
      </w:r>
      <w:r w:rsidRPr="002C709A">
        <w:rPr>
          <w:rFonts w:asciiTheme="minorEastAsia" w:hAnsiTheme="minorEastAsia" w:cs="Arial"/>
          <w:sz w:val="24"/>
          <w:szCs w:val="24"/>
        </w:rPr>
        <w:lastRenderedPageBreak/>
        <w:t xml:space="preserve">White, 2001). Crown ideotype </w:t>
      </w:r>
      <w:commentRangeStart w:id="10"/>
      <w:r w:rsidRPr="002C709A">
        <w:rPr>
          <w:rFonts w:asciiTheme="minorEastAsia" w:hAnsiTheme="minorEastAsia" w:cs="Arial"/>
          <w:sz w:val="24"/>
          <w:szCs w:val="24"/>
        </w:rPr>
        <w:t xml:space="preserve">largely defines </w:t>
      </w:r>
      <w:commentRangeEnd w:id="10"/>
      <w:r w:rsidR="00F32867">
        <w:rPr>
          <w:rStyle w:val="CommentReference"/>
        </w:rPr>
        <w:commentReference w:id="10"/>
      </w:r>
      <w:r w:rsidRPr="002C709A">
        <w:rPr>
          <w:rFonts w:asciiTheme="minorEastAsia" w:hAnsiTheme="minorEastAsia" w:cs="Arial"/>
          <w:sz w:val="24"/>
          <w:szCs w:val="24"/>
        </w:rPr>
        <w:t xml:space="preserve">leaf area (expressed as Leaf Area Index, or LAI, </w:t>
      </w:r>
      <m:oMath>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an important measure of plant growth and productivity as it determines light interception and transpiration (</w:t>
      </w:r>
      <w:proofErr w:type="spellStart"/>
      <w:r w:rsidRPr="002C709A">
        <w:rPr>
          <w:rFonts w:asciiTheme="minorEastAsia" w:hAnsiTheme="minorEastAsia" w:cs="Arial"/>
          <w:sz w:val="24"/>
          <w:szCs w:val="24"/>
        </w:rPr>
        <w:t>Vose</w:t>
      </w:r>
      <w:proofErr w:type="spellEnd"/>
      <w:r w:rsidRPr="002C709A">
        <w:rPr>
          <w:rFonts w:asciiTheme="minorEastAsia" w:hAnsiTheme="minorEastAsia" w:cs="Arial"/>
          <w:sz w:val="24"/>
          <w:szCs w:val="24"/>
        </w:rPr>
        <w:t xml:space="preserve"> &amp; Allen, 1988; Wright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2004). Although </w:t>
      </w:r>
      <w:r w:rsidR="00A76CFA">
        <w:rPr>
          <w:rFonts w:asciiTheme="minorEastAsia" w:hAnsiTheme="minorEastAsia" w:cs="Arial"/>
          <w:sz w:val="24"/>
          <w:szCs w:val="24"/>
        </w:rPr>
        <w:t>crown traits are</w:t>
      </w:r>
      <w:r w:rsidRPr="002C709A">
        <w:rPr>
          <w:rFonts w:asciiTheme="minorEastAsia" w:hAnsiTheme="minorEastAsia" w:cs="Arial"/>
          <w:sz w:val="24"/>
          <w:szCs w:val="24"/>
        </w:rPr>
        <w:t xml:space="preserve"> innate with a tree’s genetic entry, crown traits can be influenced by environmental factors (</w:t>
      </w:r>
      <w:proofErr w:type="spellStart"/>
      <w:r w:rsidRPr="002C709A">
        <w:rPr>
          <w:rFonts w:asciiTheme="minorEastAsia" w:hAnsiTheme="minorEastAsia" w:cs="Arial"/>
          <w:sz w:val="24"/>
          <w:szCs w:val="24"/>
        </w:rPr>
        <w:t>Carbaugh</w:t>
      </w:r>
      <w:proofErr w:type="spellEnd"/>
      <w:r w:rsidRPr="002C709A">
        <w:rPr>
          <w:rFonts w:asciiTheme="minorEastAsia" w:hAnsiTheme="minorEastAsia" w:cs="Arial"/>
          <w:sz w:val="24"/>
          <w:szCs w:val="24"/>
        </w:rPr>
        <w:t>, 2015).</w:t>
      </w:r>
    </w:p>
    <w:p w14:paraId="7A8511FD" w14:textId="0C86AAD8"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Spacing is a common silvicultural practice to achieve various management objectives. Spacing regimes affect transpiration by manipulating the interactions between trees. High planting density promotes competition, thus encourages narrow crown development, and reduces individual tree sizes; </w:t>
      </w:r>
      <w:r w:rsidR="000D2F24">
        <w:rPr>
          <w:rFonts w:asciiTheme="minorEastAsia" w:hAnsiTheme="minorEastAsia" w:cs="Arial"/>
          <w:sz w:val="24"/>
          <w:szCs w:val="24"/>
        </w:rPr>
        <w:t>in contrast</w:t>
      </w:r>
      <w:r w:rsidRPr="002C709A">
        <w:rPr>
          <w:rFonts w:asciiTheme="minorEastAsia" w:hAnsiTheme="minorEastAsia" w:cs="Arial"/>
          <w:sz w:val="24"/>
          <w:szCs w:val="24"/>
        </w:rPr>
        <w:t xml:space="preserve">, low planting density promotes broad crown development and </w:t>
      </w:r>
      <w:r w:rsidR="000D2F24">
        <w:rPr>
          <w:rFonts w:asciiTheme="minorEastAsia" w:hAnsiTheme="minorEastAsia" w:cs="Arial"/>
          <w:sz w:val="24"/>
          <w:szCs w:val="24"/>
        </w:rPr>
        <w:t xml:space="preserve">larger </w:t>
      </w:r>
      <w:r w:rsidRPr="002C709A">
        <w:rPr>
          <w:rFonts w:asciiTheme="minorEastAsia" w:hAnsiTheme="minorEastAsia" w:cs="Arial"/>
          <w:sz w:val="24"/>
          <w:szCs w:val="24"/>
        </w:rPr>
        <w:t xml:space="preserve">individual tree size (Carlson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2009; Harms, Whitesell, &amp; </w:t>
      </w:r>
      <w:proofErr w:type="spellStart"/>
      <w:r w:rsidRPr="002C709A">
        <w:rPr>
          <w:rFonts w:asciiTheme="minorEastAsia" w:hAnsiTheme="minorEastAsia" w:cs="Arial"/>
          <w:sz w:val="24"/>
          <w:szCs w:val="24"/>
        </w:rPr>
        <w:t>DeBell</w:t>
      </w:r>
      <w:proofErr w:type="spellEnd"/>
      <w:r w:rsidRPr="002C709A">
        <w:rPr>
          <w:rFonts w:asciiTheme="minorEastAsia" w:hAnsiTheme="minorEastAsia" w:cs="Arial"/>
          <w:sz w:val="24"/>
          <w:szCs w:val="24"/>
        </w:rPr>
        <w:t>, 2000). Past study has proven that</w:t>
      </w:r>
      <w:r w:rsidR="00110D82">
        <w:rPr>
          <w:rFonts w:asciiTheme="minorEastAsia" w:hAnsiTheme="minorEastAsia" w:cs="Arial"/>
          <w:sz w:val="24"/>
          <w:szCs w:val="24"/>
        </w:rPr>
        <w:t>,</w:t>
      </w:r>
      <w:r w:rsidRPr="002C709A">
        <w:rPr>
          <w:rFonts w:asciiTheme="minorEastAsia" w:hAnsiTheme="minorEastAsia" w:cs="Arial"/>
          <w:sz w:val="24"/>
          <w:szCs w:val="24"/>
        </w:rPr>
        <w:t xml:space="preserve"> </w:t>
      </w:r>
      <w:r w:rsidR="00110D82" w:rsidRPr="002C709A">
        <w:rPr>
          <w:rFonts w:asciiTheme="minorEastAsia" w:hAnsiTheme="minorEastAsia" w:cs="Arial"/>
          <w:sz w:val="24"/>
          <w:szCs w:val="24"/>
        </w:rPr>
        <w:t>compar</w:t>
      </w:r>
      <w:r w:rsidR="007E2296">
        <w:rPr>
          <w:rFonts w:asciiTheme="minorEastAsia" w:hAnsiTheme="minorEastAsia" w:cs="Arial"/>
          <w:sz w:val="24"/>
          <w:szCs w:val="24"/>
        </w:rPr>
        <w:t>ed</w:t>
      </w:r>
      <w:r w:rsidR="00110D82" w:rsidRPr="002C709A">
        <w:rPr>
          <w:rFonts w:asciiTheme="minorEastAsia" w:hAnsiTheme="minorEastAsia" w:cs="Arial"/>
          <w:sz w:val="24"/>
          <w:szCs w:val="24"/>
        </w:rPr>
        <w:t xml:space="preserve"> to high planting density</w:t>
      </w:r>
      <w:r w:rsidR="007E2296">
        <w:rPr>
          <w:rFonts w:asciiTheme="minorEastAsia" w:hAnsiTheme="minorEastAsia" w:cs="Arial"/>
          <w:sz w:val="24"/>
          <w:szCs w:val="24"/>
        </w:rPr>
        <w:t>,</w:t>
      </w:r>
      <w:r w:rsidR="00110D82"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low planting density of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yields greater diameter branches and stem, foliage and branch biomass, leaf area and canopy density, longer-lived crown, lower height to live crown and lower foliage to branch mass ratio (Albaugh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2019; Akers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2012). </w:t>
      </w:r>
    </w:p>
    <w:p w14:paraId="23EE0AB0" w14:textId="14C2EFE6"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Because water movement follows a high to low water potential gradient, moving from wet to dry locations, the water potential between shoots and roots becomes the primary driving force of water movements in trees (Freeman, 2014). </w:t>
      </w:r>
      <w:r w:rsidRPr="002C709A">
        <w:rPr>
          <w:rFonts w:asciiTheme="minorEastAsia" w:hAnsiTheme="minorEastAsia" w:cs="Arial"/>
          <w:color w:val="000000" w:themeColor="text1"/>
          <w:sz w:val="24"/>
          <w:szCs w:val="24"/>
        </w:rPr>
        <w:t>Strongly and positively related to transpiration, vapor pressure deficit (</w:t>
      </w:r>
      <w:r w:rsidRPr="002C709A">
        <w:rPr>
          <w:rFonts w:asciiTheme="minorEastAsia" w:hAnsiTheme="minorEastAsia" w:cs="Arial"/>
          <w:sz w:val="24"/>
          <w:szCs w:val="24"/>
        </w:rPr>
        <w:t>VPD</w:t>
      </w:r>
      <w:r w:rsidR="00EE4B16" w:rsidRPr="002C709A">
        <w:rPr>
          <w:rFonts w:asciiTheme="minorEastAsia" w:hAnsiTheme="minorEastAsia" w:cs="Arial"/>
          <w:sz w:val="24"/>
          <w:szCs w:val="24"/>
        </w:rPr>
        <w:t>, in kPa</w:t>
      </w:r>
      <w:r w:rsidRPr="002C709A">
        <w:rPr>
          <w:rFonts w:asciiTheme="minorEastAsia" w:hAnsiTheme="minorEastAsia" w:cs="Arial"/>
          <w:sz w:val="24"/>
          <w:szCs w:val="24"/>
        </w:rPr>
        <w:t xml:space="preserve">) measures ambient air water potential as the difference in water content between ambient air and fully saturated air (Lawrence, 2005). </w:t>
      </w:r>
      <w:commentRangeStart w:id="11"/>
      <w:r w:rsidRPr="002C709A">
        <w:rPr>
          <w:rFonts w:asciiTheme="minorEastAsia" w:hAnsiTheme="minorEastAsia" w:cs="Arial"/>
          <w:sz w:val="24"/>
          <w:szCs w:val="24"/>
        </w:rPr>
        <w:t>Relative extractable water (</w:t>
      </w:r>
      <w:r w:rsidRPr="002C709A">
        <w:rPr>
          <w:rFonts w:asciiTheme="minorEastAsia" w:hAnsiTheme="minorEastAsia" w:cstheme="minorHAnsi"/>
          <w:sz w:val="24"/>
          <w:szCs w:val="24"/>
        </w:rPr>
        <w:t xml:space="preserve">REW) </w:t>
      </w:r>
      <w:r w:rsidR="002575AC">
        <w:rPr>
          <w:rFonts w:asciiTheme="minorEastAsia" w:hAnsiTheme="minorEastAsia" w:cstheme="minorHAnsi"/>
          <w:sz w:val="24"/>
          <w:szCs w:val="24"/>
        </w:rPr>
        <w:t xml:space="preserve">is an estimate of </w:t>
      </w:r>
      <w:r w:rsidR="00E75A88" w:rsidRPr="002C709A">
        <w:rPr>
          <w:rFonts w:asciiTheme="minorEastAsia" w:hAnsiTheme="minorEastAsia" w:cs="Arial"/>
          <w:sz w:val="24"/>
          <w:szCs w:val="24"/>
        </w:rPr>
        <w:t xml:space="preserve">the </w:t>
      </w:r>
      <w:r w:rsidR="009F6020">
        <w:rPr>
          <w:rFonts w:asciiTheme="minorEastAsia" w:hAnsiTheme="minorEastAsia" w:cs="Arial"/>
          <w:sz w:val="24"/>
          <w:szCs w:val="24"/>
        </w:rPr>
        <w:t xml:space="preserve">plant </w:t>
      </w:r>
      <w:r w:rsidR="00E75A88" w:rsidRPr="002C709A">
        <w:rPr>
          <w:rFonts w:asciiTheme="minorEastAsia" w:hAnsiTheme="minorEastAsia" w:cs="Arial"/>
          <w:sz w:val="24"/>
          <w:szCs w:val="24"/>
        </w:rPr>
        <w:t xml:space="preserve">water </w:t>
      </w:r>
      <w:r w:rsidR="00472DD1" w:rsidRPr="002C709A">
        <w:rPr>
          <w:rFonts w:asciiTheme="minorEastAsia" w:hAnsiTheme="minorEastAsia" w:cs="Arial"/>
          <w:sz w:val="24"/>
          <w:szCs w:val="24"/>
        </w:rPr>
        <w:t>availabi</w:t>
      </w:r>
      <w:r w:rsidR="00472DD1">
        <w:rPr>
          <w:rFonts w:asciiTheme="minorEastAsia" w:hAnsiTheme="minorEastAsia" w:cs="Arial"/>
          <w:sz w:val="24"/>
          <w:szCs w:val="24"/>
        </w:rPr>
        <w:t>lity</w:t>
      </w:r>
      <w:r w:rsidR="00E75A88" w:rsidRPr="002C709A">
        <w:rPr>
          <w:rFonts w:asciiTheme="minorEastAsia" w:hAnsiTheme="minorEastAsia" w:cs="Arial"/>
          <w:sz w:val="24"/>
          <w:szCs w:val="24"/>
        </w:rPr>
        <w:t xml:space="preserve"> </w:t>
      </w:r>
      <w:r w:rsidR="00E75A88">
        <w:rPr>
          <w:rFonts w:asciiTheme="minorEastAsia" w:hAnsiTheme="minorEastAsia" w:cstheme="minorHAnsi"/>
          <w:sz w:val="24"/>
          <w:szCs w:val="24"/>
        </w:rPr>
        <w:t xml:space="preserve">and can </w:t>
      </w:r>
      <w:r w:rsidR="00E75A88">
        <w:rPr>
          <w:rFonts w:asciiTheme="minorEastAsia" w:hAnsiTheme="minorEastAsia" w:cstheme="minorHAnsi"/>
          <w:sz w:val="24"/>
          <w:szCs w:val="24"/>
        </w:rPr>
        <w:lastRenderedPageBreak/>
        <w:t xml:space="preserve">be </w:t>
      </w:r>
      <w:proofErr w:type="gramStart"/>
      <w:r w:rsidR="00E75A88">
        <w:rPr>
          <w:rFonts w:asciiTheme="minorEastAsia" w:hAnsiTheme="minorEastAsia" w:cstheme="minorHAnsi"/>
          <w:sz w:val="24"/>
          <w:szCs w:val="24"/>
        </w:rPr>
        <w:t xml:space="preserve">calculated </w:t>
      </w:r>
      <w:r w:rsidRPr="002C709A">
        <w:rPr>
          <w:rFonts w:asciiTheme="minorEastAsia" w:hAnsiTheme="minorEastAsia" w:cstheme="minorHAnsi"/>
          <w:sz w:val="24"/>
          <w:szCs w:val="24"/>
        </w:rPr>
        <w:t xml:space="preserve"> from</w:t>
      </w:r>
      <w:proofErr w:type="gramEnd"/>
      <w:r w:rsidR="00E75A88">
        <w:rPr>
          <w:rFonts w:asciiTheme="minorEastAsia" w:hAnsiTheme="minorEastAsia" w:cstheme="minorHAnsi"/>
          <w:sz w:val="24"/>
          <w:szCs w:val="24"/>
        </w:rPr>
        <w:t xml:space="preserve"> measured</w:t>
      </w:r>
      <w:r w:rsidRPr="002C709A">
        <w:rPr>
          <w:rFonts w:asciiTheme="minorEastAsia" w:hAnsiTheme="minorEastAsia" w:cstheme="minorHAnsi"/>
          <w:sz w:val="24"/>
          <w:szCs w:val="24"/>
        </w:rPr>
        <w:t xml:space="preserve"> </w:t>
      </w:r>
      <w:r w:rsidR="005511B5">
        <w:rPr>
          <w:rFonts w:asciiTheme="minorEastAsia" w:hAnsiTheme="minorEastAsia" w:cstheme="minorHAnsi"/>
          <w:sz w:val="24"/>
          <w:szCs w:val="24"/>
        </w:rPr>
        <w:t>volumetric</w:t>
      </w:r>
      <w:r w:rsidRPr="002C709A">
        <w:rPr>
          <w:rFonts w:asciiTheme="minorEastAsia" w:hAnsiTheme="minorEastAsia" w:cstheme="minorHAnsi"/>
          <w:sz w:val="24"/>
          <w:szCs w:val="24"/>
        </w:rPr>
        <w:t xml:space="preserve"> </w:t>
      </w:r>
      <w:r w:rsidRPr="002C709A">
        <w:rPr>
          <w:rFonts w:asciiTheme="minorEastAsia" w:hAnsiTheme="minorEastAsia" w:cs="Arial"/>
          <w:sz w:val="24"/>
          <w:szCs w:val="24"/>
        </w:rPr>
        <w:t>soil water content</w:t>
      </w:r>
      <w:commentRangeEnd w:id="11"/>
      <w:r w:rsidR="00472DD1">
        <w:rPr>
          <w:rStyle w:val="CommentReference"/>
        </w:rPr>
        <w:commentReference w:id="11"/>
      </w:r>
      <w:r w:rsidRPr="002C709A">
        <w:rPr>
          <w:rFonts w:asciiTheme="minorEastAsia" w:hAnsiTheme="minorEastAsia" w:cs="Arial"/>
          <w:sz w:val="24"/>
          <w:szCs w:val="24"/>
        </w:rPr>
        <w:t>(</w:t>
      </w:r>
      <w:proofErr w:type="spellStart"/>
      <w:r w:rsidRPr="002C709A">
        <w:rPr>
          <w:rFonts w:asciiTheme="minorEastAsia" w:hAnsiTheme="minorEastAsia" w:cstheme="minorHAnsi"/>
          <w:sz w:val="24"/>
          <w:szCs w:val="24"/>
        </w:rPr>
        <w:t>Granier</w:t>
      </w:r>
      <w:proofErr w:type="spellEnd"/>
      <w:r w:rsidRPr="002C709A">
        <w:rPr>
          <w:rFonts w:asciiTheme="minorEastAsia" w:hAnsiTheme="minorEastAsia" w:cstheme="minorHAnsi"/>
          <w:sz w:val="24"/>
          <w:szCs w:val="24"/>
        </w:rPr>
        <w:t xml:space="preserve"> et al., 1999</w:t>
      </w:r>
      <w:r w:rsidRPr="002C709A">
        <w:rPr>
          <w:rFonts w:asciiTheme="minorEastAsia" w:hAnsiTheme="minorEastAsia" w:cs="Arial"/>
          <w:sz w:val="24"/>
          <w:szCs w:val="24"/>
        </w:rPr>
        <w:t xml:space="preserve">). </w:t>
      </w:r>
      <w:r w:rsidRPr="002C709A">
        <w:rPr>
          <w:rFonts w:asciiTheme="minorEastAsia" w:hAnsiTheme="minorEastAsia" w:cs="Arial"/>
          <w:color w:val="000000" w:themeColor="text1"/>
          <w:sz w:val="24"/>
          <w:szCs w:val="24"/>
        </w:rPr>
        <w:t xml:space="preserve">VPD and REW together decide the action, rate, and suspension of transpiration by modifying the water potential gradient along </w:t>
      </w:r>
      <w:r w:rsidRPr="002C709A">
        <w:rPr>
          <w:rFonts w:asciiTheme="minorEastAsia" w:hAnsiTheme="minorEastAsia" w:cs="Arial"/>
          <w:sz w:val="24"/>
          <w:szCs w:val="24"/>
        </w:rPr>
        <w:t xml:space="preserve">the soil-plant-atmosphere continuum. Permanent cavitation of water-transporting xylems can occur when extreme water potential difference breaks the water continuum, resulting in declining water conductance that restricts tree growth and maintenance (Zhang </w:t>
      </w:r>
      <w:r w:rsidRPr="002C709A">
        <w:rPr>
          <w:rFonts w:asciiTheme="minorEastAsia" w:hAnsiTheme="minorEastAsia" w:cs="Arial"/>
          <w:i/>
          <w:iCs/>
          <w:sz w:val="24"/>
          <w:szCs w:val="24"/>
        </w:rPr>
        <w:t>et al</w:t>
      </w:r>
      <w:r w:rsidRPr="002C709A">
        <w:rPr>
          <w:rFonts w:asciiTheme="minorEastAsia" w:hAnsiTheme="minorEastAsia" w:cs="Arial"/>
          <w:sz w:val="24"/>
          <w:szCs w:val="24"/>
        </w:rPr>
        <w:t>., 2016). To avoid xylem cavitation, plants can cope with restricted water supply by declining their stomata conductance to reduce or stop transpiring, at the same time pausing photosynthesis (</w:t>
      </w:r>
      <w:proofErr w:type="spellStart"/>
      <w:r w:rsidRPr="002C709A">
        <w:rPr>
          <w:rFonts w:asciiTheme="minorEastAsia" w:hAnsiTheme="minorEastAsia" w:cs="Arial"/>
          <w:sz w:val="24"/>
          <w:szCs w:val="24"/>
        </w:rPr>
        <w:t>Agurla</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2018; Oren </w:t>
      </w:r>
      <w:r w:rsidRPr="002C709A">
        <w:rPr>
          <w:rFonts w:asciiTheme="minorEastAsia" w:hAnsiTheme="minorEastAsia" w:cs="Arial"/>
          <w:i/>
          <w:iCs/>
          <w:sz w:val="24"/>
          <w:szCs w:val="24"/>
        </w:rPr>
        <w:t>et al</w:t>
      </w:r>
      <w:r w:rsidRPr="002C709A">
        <w:rPr>
          <w:rFonts w:asciiTheme="minorEastAsia" w:hAnsiTheme="minorEastAsia" w:cs="Arial"/>
          <w:sz w:val="24"/>
          <w:szCs w:val="24"/>
        </w:rPr>
        <w:t>., 1999). Thus, transpiration can behave drastically different with periodic variation in water availability.</w:t>
      </w:r>
    </w:p>
    <w:p w14:paraId="5E101A25" w14:textId="157A0108"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Transpiration can be either estimated or directly measured. </w:t>
      </w:r>
      <w:commentRangeStart w:id="12"/>
      <w:r w:rsidRPr="002C709A">
        <w:rPr>
          <w:rFonts w:asciiTheme="minorEastAsia" w:hAnsiTheme="minorEastAsia" w:cs="Arial"/>
          <w:sz w:val="24"/>
          <w:szCs w:val="24"/>
        </w:rPr>
        <w:t>Gauged watershed method simply subtracts runoff from precipitation to generate transpiration (</w:t>
      </w:r>
      <w:proofErr w:type="spellStart"/>
      <w:r w:rsidRPr="002C709A">
        <w:rPr>
          <w:rFonts w:asciiTheme="minorEastAsia" w:hAnsiTheme="minorEastAsia" w:cs="Arial"/>
          <w:sz w:val="24"/>
          <w:szCs w:val="24"/>
        </w:rPr>
        <w:t>Hasenmueller</w:t>
      </w:r>
      <w:proofErr w:type="spellEnd"/>
      <w:r w:rsidRPr="002C709A">
        <w:rPr>
          <w:rFonts w:asciiTheme="minorEastAsia" w:hAnsiTheme="minorEastAsia" w:cs="Arial"/>
          <w:sz w:val="24"/>
          <w:szCs w:val="24"/>
        </w:rPr>
        <w:t xml:space="preserve"> &amp; Criss, 2013,); energy balance methods such as the Penman-Monteith Equation considers transpiration as component of an integrated mass-transfer system and estimates transpiration from stomatal conductance (Monteith &amp; Unsworth, 1990); the Eddy covariance and flux gradient method calculates flux by computing the covariance between fluctuations in vertical wind velocity and fluctuations of transferred properties such as heat and moisture (Lee &amp; Law, 2004); there are also various hydrological models for estimating transpiration (</w:t>
      </w:r>
      <w:proofErr w:type="spellStart"/>
      <w:r w:rsidRPr="002C709A">
        <w:rPr>
          <w:rFonts w:asciiTheme="minorEastAsia" w:hAnsiTheme="minorEastAsia" w:cs="Arial"/>
          <w:sz w:val="24"/>
          <w:szCs w:val="24"/>
        </w:rPr>
        <w:t>Vose</w:t>
      </w:r>
      <w:proofErr w:type="spellEnd"/>
      <w:r w:rsidRPr="002C709A">
        <w:rPr>
          <w:rFonts w:asciiTheme="minorEastAsia" w:hAnsiTheme="minorEastAsia" w:cs="Arial"/>
          <w:sz w:val="24"/>
          <w:szCs w:val="24"/>
        </w:rPr>
        <w:t xml:space="preserve"> &amp; Swank, 1992). </w:t>
      </w:r>
      <w:commentRangeEnd w:id="12"/>
      <w:r w:rsidR="003B4800">
        <w:rPr>
          <w:rStyle w:val="CommentReference"/>
        </w:rPr>
        <w:commentReference w:id="12"/>
      </w:r>
      <w:r w:rsidRPr="002C709A">
        <w:rPr>
          <w:rFonts w:asciiTheme="minorEastAsia" w:hAnsiTheme="minorEastAsia" w:cs="Arial"/>
          <w:sz w:val="24"/>
          <w:szCs w:val="24"/>
        </w:rPr>
        <w:t xml:space="preserve">On the other hand, direct measurements of individual tree sap flow provide </w:t>
      </w:r>
      <w:commentRangeStart w:id="13"/>
      <w:r w:rsidRPr="002C709A">
        <w:rPr>
          <w:rFonts w:asciiTheme="minorEastAsia" w:hAnsiTheme="minorEastAsia" w:cs="Arial"/>
          <w:sz w:val="24"/>
          <w:szCs w:val="24"/>
        </w:rPr>
        <w:t xml:space="preserve">the basis </w:t>
      </w:r>
      <w:commentRangeEnd w:id="13"/>
      <w:r w:rsidR="00D37A41">
        <w:rPr>
          <w:rStyle w:val="CommentReference"/>
        </w:rPr>
        <w:commentReference w:id="13"/>
      </w:r>
      <w:r w:rsidRPr="002C709A">
        <w:rPr>
          <w:rFonts w:asciiTheme="minorEastAsia" w:hAnsiTheme="minorEastAsia" w:cs="Arial"/>
          <w:sz w:val="24"/>
          <w:szCs w:val="24"/>
        </w:rPr>
        <w:t>for above methods and generate most reliable results (</w:t>
      </w:r>
      <w:proofErr w:type="spellStart"/>
      <w:r w:rsidRPr="002C709A">
        <w:rPr>
          <w:rFonts w:asciiTheme="minorEastAsia" w:hAnsiTheme="minorEastAsia" w:cs="Arial"/>
          <w:sz w:val="24"/>
          <w:szCs w:val="24"/>
        </w:rPr>
        <w:t>Vose</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2003). </w:t>
      </w:r>
      <w:proofErr w:type="spellStart"/>
      <w:r w:rsidRPr="002C709A">
        <w:rPr>
          <w:rFonts w:asciiTheme="minorEastAsia" w:hAnsiTheme="minorEastAsia" w:cs="Arial"/>
          <w:sz w:val="24"/>
          <w:szCs w:val="24"/>
        </w:rPr>
        <w:t>Granier</w:t>
      </w:r>
      <w:proofErr w:type="spellEnd"/>
      <w:r w:rsidRPr="002C709A">
        <w:rPr>
          <w:rFonts w:asciiTheme="minorEastAsia" w:hAnsiTheme="minorEastAsia" w:cs="Arial"/>
          <w:sz w:val="24"/>
          <w:szCs w:val="24"/>
        </w:rPr>
        <w:t xml:space="preserve"> (1985) proposed sap flux density as a function thermal conductivity. A thermal sensor </w:t>
      </w:r>
      <w:r w:rsidRPr="002C709A">
        <w:rPr>
          <w:rFonts w:asciiTheme="minorEastAsia" w:hAnsiTheme="minorEastAsia" w:cs="Arial"/>
          <w:sz w:val="24"/>
          <w:szCs w:val="24"/>
        </w:rPr>
        <w:lastRenderedPageBreak/>
        <w:t>with two probes, one electrically heated at upper position and one at ambient temperature at lower position, is inserted into the sapwood of a tree trunk where water transportation occurs (Liu, Urban &amp; Zhao, 2004). The heat dissipated by the upper probe is cooled by water movement within the stem. The temperature differences between the upper and lower probes can therefore be transformed into sap flux density (</w:t>
      </w:r>
      <w:proofErr w:type="spellStart"/>
      <w:r w:rsidRPr="002C709A">
        <w:rPr>
          <w:rFonts w:asciiTheme="minorEastAsia" w:hAnsiTheme="minorEastAsia" w:cs="Arial"/>
          <w:sz w:val="24"/>
          <w:szCs w:val="24"/>
        </w:rPr>
        <w:t>Fd</w:t>
      </w:r>
      <w:proofErr w:type="spellEnd"/>
      <w:r w:rsidRPr="002C709A">
        <w:rPr>
          <w:rFonts w:asciiTheme="minorEastAsia" w:hAnsiTheme="minorEastAsia" w:cs="Arial"/>
          <w:sz w:val="24"/>
          <w:szCs w:val="24"/>
        </w:rPr>
        <w:t xml:space="preserve">, </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Pr="002C709A">
        <w:rPr>
          <w:rFonts w:asciiTheme="minorEastAsia" w:hAnsiTheme="minorEastAsia" w:cs="Arial"/>
          <w:sz w:val="24"/>
          <w:szCs w:val="24"/>
        </w:rPr>
        <w:t xml:space="preserve">), or how quickly water is passing through xylem. The point measurements can be scaled up spatially (tree-level and stand-level transpiration) and temporally (daily, weekly, or monthly sums) as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using corresponding sapwood area. </w:t>
      </w:r>
    </w:p>
    <w:p w14:paraId="2AC7F002" w14:textId="77777777" w:rsidR="005E4E1E" w:rsidRPr="002C709A" w:rsidRDefault="005E4E1E" w:rsidP="005E4E1E">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1.1 Goals &amp; Objectives</w:t>
      </w:r>
    </w:p>
    <w:p w14:paraId="534F4C26" w14:textId="77777777"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This Master’s Project (MP) exists as part of a larger project collaborated between United States Forest Service (USFS), North Carolina State University, Virginia Tech, and Federal University of Santa Catarina, Brazil. The larger study is a long-term silviculture (three planting densities), site (North Carolina Coastal Plain, Virginia Piedmont, and Brazil), and genetic (six genotypes) experiment in efforts to comprehend </w:t>
      </w:r>
      <w:r w:rsidRPr="002C709A">
        <w:rPr>
          <w:rFonts w:asciiTheme="minorEastAsia" w:hAnsiTheme="minorEastAsia" w:cs="Arial"/>
          <w:i/>
          <w:iCs/>
          <w:sz w:val="24"/>
          <w:szCs w:val="24"/>
        </w:rPr>
        <w:t>P. taeda</w:t>
      </w:r>
      <w:r w:rsidRPr="002C709A">
        <w:rPr>
          <w:rFonts w:asciiTheme="minorEastAsia" w:hAnsiTheme="minorEastAsia" w:cs="Arial"/>
          <w:sz w:val="24"/>
          <w:szCs w:val="24"/>
        </w:rPr>
        <w:t xml:space="preserve"> physiology. This MP focused on the Virginia site. With the overarching goal of better understanding </w:t>
      </w:r>
      <w:r w:rsidRPr="002C709A">
        <w:rPr>
          <w:rFonts w:asciiTheme="minorEastAsia" w:hAnsiTheme="minorEastAsia" w:cs="Arial"/>
          <w:i/>
          <w:iCs/>
          <w:sz w:val="24"/>
          <w:szCs w:val="24"/>
        </w:rPr>
        <w:t>P. taeda</w:t>
      </w:r>
      <w:r w:rsidRPr="002C709A">
        <w:rPr>
          <w:rFonts w:asciiTheme="minorEastAsia" w:hAnsiTheme="minorEastAsia" w:cs="Arial"/>
          <w:sz w:val="24"/>
          <w:szCs w:val="24"/>
        </w:rPr>
        <w:t xml:space="preserve"> transpiration, the following hypotheses were developed:</w:t>
      </w:r>
    </w:p>
    <w:p w14:paraId="5B2FBBD8" w14:textId="77777777" w:rsidR="005E4E1E" w:rsidRPr="002C709A" w:rsidRDefault="005E4E1E" w:rsidP="005E4E1E">
      <w:pPr>
        <w:pStyle w:val="ListParagraph"/>
        <w:numPr>
          <w:ilvl w:val="0"/>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Transpiration varies with genotype and planting density.</w:t>
      </w:r>
    </w:p>
    <w:p w14:paraId="51463073" w14:textId="77777777" w:rsidR="005E4E1E" w:rsidRPr="002C709A" w:rsidRDefault="005E4E1E" w:rsidP="005E4E1E">
      <w:pPr>
        <w:pStyle w:val="ListParagraph"/>
        <w:numPr>
          <w:ilvl w:val="1"/>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Under low planting density, transpiration decreases as crown ideotypes become narrower.</w:t>
      </w:r>
    </w:p>
    <w:p w14:paraId="0CBD8399" w14:textId="77777777" w:rsidR="005E4E1E" w:rsidRPr="002C709A" w:rsidRDefault="005E4E1E" w:rsidP="005E4E1E">
      <w:pPr>
        <w:pStyle w:val="ListParagraph"/>
        <w:numPr>
          <w:ilvl w:val="1"/>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lastRenderedPageBreak/>
        <w:t>Under high planting density, transpiration decreases as crown ideotypes become broader.</w:t>
      </w:r>
    </w:p>
    <w:p w14:paraId="24293C53" w14:textId="77777777" w:rsidR="005E4E1E" w:rsidRPr="002C709A" w:rsidRDefault="005E4E1E" w:rsidP="005E4E1E">
      <w:pPr>
        <w:pStyle w:val="ListParagraph"/>
        <w:numPr>
          <w:ilvl w:val="0"/>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Transpiration responds to VPD and REW differently with genotype and planting density.</w:t>
      </w:r>
    </w:p>
    <w:p w14:paraId="5CFC12EB" w14:textId="77777777" w:rsidR="005E4E1E" w:rsidRPr="002C709A" w:rsidRDefault="005E4E1E" w:rsidP="005E4E1E">
      <w:pPr>
        <w:pStyle w:val="ListParagraph"/>
        <w:numPr>
          <w:ilvl w:val="1"/>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Transpiration decreases as VPD and REW decrease and increases when VPD and REW increase across genotype and planting density.</w:t>
      </w:r>
    </w:p>
    <w:p w14:paraId="4D6EA83F" w14:textId="77777777" w:rsidR="005E4E1E" w:rsidRPr="002C709A" w:rsidRDefault="005E4E1E" w:rsidP="005E4E1E">
      <w:pPr>
        <w:pStyle w:val="ListParagraph"/>
        <w:numPr>
          <w:ilvl w:val="2"/>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Under low planting densities, with the crown ideotypes becoming narrower, transpiration sensitivity to VPD and REW increases.</w:t>
      </w:r>
    </w:p>
    <w:p w14:paraId="293961CA" w14:textId="77777777" w:rsidR="005E4E1E" w:rsidRPr="002C709A" w:rsidRDefault="005E4E1E" w:rsidP="005E4E1E">
      <w:pPr>
        <w:pStyle w:val="ListParagraph"/>
        <w:numPr>
          <w:ilvl w:val="2"/>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Under high planting densities, with crown ideotypes becoming broader, transpiration sensitivity to VPD and REW increases.</w:t>
      </w:r>
    </w:p>
    <w:p w14:paraId="30F2C7CB" w14:textId="77777777" w:rsidR="005E4E1E" w:rsidRPr="002C709A" w:rsidRDefault="005E4E1E" w:rsidP="005E4E1E">
      <w:pPr>
        <w:spacing w:after="0" w:line="480" w:lineRule="auto"/>
        <w:rPr>
          <w:rFonts w:asciiTheme="minorEastAsia" w:hAnsiTheme="minorEastAsia" w:cs="Arial"/>
          <w:sz w:val="24"/>
          <w:szCs w:val="24"/>
        </w:rPr>
      </w:pPr>
    </w:p>
    <w:p w14:paraId="6CE78B56" w14:textId="77777777" w:rsidR="005E4E1E" w:rsidRPr="002C709A" w:rsidRDefault="005E4E1E" w:rsidP="005E4E1E">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2 Material and Methods</w:t>
      </w:r>
    </w:p>
    <w:p w14:paraId="09D96538" w14:textId="77777777" w:rsidR="005E4E1E" w:rsidRPr="002C709A" w:rsidRDefault="005E4E1E" w:rsidP="005E4E1E">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2.1 Study Area</w:t>
      </w:r>
    </w:p>
    <w:p w14:paraId="740CDC4C" w14:textId="77777777"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Three experimental sites were established in the larger study, including one in the Piedmont (Reynolds Homestead Center, </w:t>
      </w:r>
      <w:proofErr w:type="spellStart"/>
      <w:r w:rsidRPr="002C709A">
        <w:rPr>
          <w:rFonts w:asciiTheme="minorEastAsia" w:hAnsiTheme="minorEastAsia" w:cs="Arial"/>
          <w:sz w:val="24"/>
          <w:szCs w:val="24"/>
        </w:rPr>
        <w:t>Critz</w:t>
      </w:r>
      <w:proofErr w:type="spellEnd"/>
      <w:r w:rsidRPr="002C709A">
        <w:rPr>
          <w:rFonts w:asciiTheme="minorEastAsia" w:hAnsiTheme="minorEastAsia" w:cs="Arial"/>
          <w:sz w:val="24"/>
          <w:szCs w:val="24"/>
        </w:rPr>
        <w:t xml:space="preserve">, Virginia, northern edge of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range), one located on the coastal plain (Bladen lakes, NC, a typical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site), and one far away from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range (Paraná, Brazil). The data analyzed in this MP solely came from the Piedmont site in Virginia. Although slightly outside of the northern range of P. taeda, the species has established successfully in the region. </w:t>
      </w:r>
    </w:p>
    <w:p w14:paraId="2C6C5056" w14:textId="04864569" w:rsidR="005E4E1E" w:rsidRPr="002C709A" w:rsidRDefault="005E4E1E" w:rsidP="005E4E1E">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lastRenderedPageBreak/>
        <w:t xml:space="preserve">2.2 Data Source and Experiment </w:t>
      </w:r>
      <w:r w:rsidR="00464E1B">
        <w:rPr>
          <w:rFonts w:asciiTheme="minorEastAsia" w:hAnsiTheme="minorEastAsia" w:cs="Arial"/>
          <w:b/>
          <w:bCs/>
          <w:sz w:val="28"/>
          <w:szCs w:val="28"/>
        </w:rPr>
        <w:t>Design</w:t>
      </w:r>
    </w:p>
    <w:p w14:paraId="5252CF7A" w14:textId="69286C82"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w:t>
      </w:r>
      <w:ins w:id="14" w:author="Chris Maier" w:date="2022-11-17T11:48:00Z">
        <w:r w:rsidR="00A471DA">
          <w:rPr>
            <w:rFonts w:asciiTheme="minorEastAsia" w:hAnsiTheme="minorEastAsia" w:cs="Arial"/>
            <w:sz w:val="24"/>
            <w:szCs w:val="24"/>
          </w:rPr>
          <w:t xml:space="preserve">larger </w:t>
        </w:r>
      </w:ins>
      <w:r w:rsidRPr="002C709A">
        <w:rPr>
          <w:rFonts w:asciiTheme="minorEastAsia" w:hAnsiTheme="minorEastAsia" w:cs="Arial"/>
          <w:sz w:val="24"/>
          <w:szCs w:val="24"/>
        </w:rPr>
        <w:t xml:space="preserve">experiment was designed as a block plot with a split-split plot design replicated </w:t>
      </w:r>
      <w:ins w:id="15" w:author="Chris Maier" w:date="2022-11-17T11:49:00Z">
        <w:r w:rsidR="00A471DA">
          <w:rPr>
            <w:rFonts w:asciiTheme="minorEastAsia" w:hAnsiTheme="minorEastAsia" w:cs="Arial"/>
            <w:sz w:val="24"/>
            <w:szCs w:val="24"/>
          </w:rPr>
          <w:t xml:space="preserve">three or </w:t>
        </w:r>
      </w:ins>
      <w:r w:rsidRPr="002C709A">
        <w:rPr>
          <w:rFonts w:asciiTheme="minorEastAsia" w:hAnsiTheme="minorEastAsia" w:cs="Arial"/>
          <w:sz w:val="24"/>
          <w:szCs w:val="24"/>
        </w:rPr>
        <w:t xml:space="preserve">four times (four blocks). </w:t>
      </w:r>
      <w:commentRangeStart w:id="16"/>
      <w:r w:rsidRPr="002C709A">
        <w:rPr>
          <w:rFonts w:asciiTheme="minorEastAsia" w:hAnsiTheme="minorEastAsia" w:cs="Arial"/>
          <w:sz w:val="24"/>
          <w:szCs w:val="24"/>
        </w:rPr>
        <w:t>Silviculture</w:t>
      </w:r>
      <w:commentRangeEnd w:id="16"/>
      <w:r w:rsidR="00A471DA">
        <w:rPr>
          <w:rStyle w:val="CommentReference"/>
        </w:rPr>
        <w:commentReference w:id="16"/>
      </w:r>
      <w:r w:rsidRPr="002C709A">
        <w:rPr>
          <w:rFonts w:asciiTheme="minorEastAsia" w:hAnsiTheme="minorEastAsia" w:cs="Arial"/>
          <w:sz w:val="24"/>
          <w:szCs w:val="24"/>
        </w:rPr>
        <w:t xml:space="preserve"> was the main plot treatment and spacing and genetic entry were the split plots treatments (Albaugh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2018). Silviculture treatment included two densities of planting: high density at </w:t>
      </w:r>
      <w:del w:id="17" w:author="Chris Maier" w:date="2022-11-17T12:05:00Z">
        <w:r w:rsidRPr="002C709A" w:rsidDel="00F90435">
          <w:rPr>
            <w:rFonts w:asciiTheme="minorEastAsia" w:hAnsiTheme="minorEastAsia" w:cs="Arial"/>
            <w:sz w:val="24"/>
            <w:szCs w:val="24"/>
          </w:rPr>
          <w:delText xml:space="preserve">750 </w:delText>
        </w:r>
      </w:del>
      <w:ins w:id="18" w:author="Chris Maier" w:date="2022-11-17T12:05:00Z">
        <w:r w:rsidR="00F90435">
          <w:rPr>
            <w:rFonts w:asciiTheme="minorEastAsia" w:hAnsiTheme="minorEastAsia" w:cs="Arial"/>
            <w:sz w:val="24"/>
            <w:szCs w:val="24"/>
          </w:rPr>
          <w:t>1853</w:t>
        </w:r>
        <w:r w:rsidR="00F90435" w:rsidRPr="002C709A">
          <w:rPr>
            <w:rFonts w:asciiTheme="minorEastAsia" w:hAnsiTheme="minorEastAsia" w:cs="Arial"/>
            <w:sz w:val="24"/>
            <w:szCs w:val="24"/>
          </w:rPr>
          <w:t xml:space="preserve"> </w:t>
        </w:r>
      </w:ins>
      <w:r w:rsidRPr="002C709A">
        <w:rPr>
          <w:rFonts w:asciiTheme="minorEastAsia" w:hAnsiTheme="minorEastAsia" w:cs="Arial"/>
          <w:sz w:val="24"/>
          <w:szCs w:val="24"/>
        </w:rPr>
        <w:t xml:space="preserve">trees per </w:t>
      </w:r>
      <w:ins w:id="19" w:author="Chris Maier" w:date="2022-11-17T12:05:00Z">
        <w:r w:rsidR="00F90435">
          <w:rPr>
            <w:rFonts w:asciiTheme="minorEastAsia" w:hAnsiTheme="minorEastAsia" w:cs="Arial"/>
            <w:sz w:val="24"/>
            <w:szCs w:val="24"/>
          </w:rPr>
          <w:t xml:space="preserve">hectare </w:t>
        </w:r>
      </w:ins>
      <w:del w:id="20" w:author="Chris Maier" w:date="2022-11-17T12:05:00Z">
        <w:r w:rsidRPr="002C709A" w:rsidDel="00F90435">
          <w:rPr>
            <w:rFonts w:asciiTheme="minorEastAsia" w:hAnsiTheme="minorEastAsia" w:cs="Arial"/>
            <w:sz w:val="24"/>
            <w:szCs w:val="24"/>
          </w:rPr>
          <w:delText>acre</w:delText>
        </w:r>
      </w:del>
      <w:r w:rsidRPr="002C709A">
        <w:rPr>
          <w:rFonts w:asciiTheme="minorEastAsia" w:hAnsiTheme="minorEastAsia" w:cs="Arial"/>
          <w:sz w:val="24"/>
          <w:szCs w:val="24"/>
        </w:rPr>
        <w:t xml:space="preserve"> (</w:t>
      </w:r>
      <w:del w:id="21" w:author="Chris Maier" w:date="2022-11-17T12:05:00Z">
        <w:r w:rsidRPr="002C709A" w:rsidDel="00F90435">
          <w:rPr>
            <w:rFonts w:asciiTheme="minorEastAsia" w:hAnsiTheme="minorEastAsia" w:cs="Arial"/>
            <w:sz w:val="24"/>
            <w:szCs w:val="24"/>
          </w:rPr>
          <w:delText>TPA</w:delText>
        </w:r>
      </w:del>
      <w:ins w:id="22" w:author="Chris Maier" w:date="2022-11-17T12:05:00Z">
        <w:r w:rsidR="00F90435" w:rsidRPr="002C709A">
          <w:rPr>
            <w:rFonts w:asciiTheme="minorEastAsia" w:hAnsiTheme="minorEastAsia" w:cs="Arial"/>
            <w:sz w:val="24"/>
            <w:szCs w:val="24"/>
          </w:rPr>
          <w:t>TP</w:t>
        </w:r>
        <w:r w:rsidR="00F90435">
          <w:rPr>
            <w:rFonts w:asciiTheme="minorEastAsia" w:hAnsiTheme="minorEastAsia" w:cs="Arial"/>
            <w:sz w:val="24"/>
            <w:szCs w:val="24"/>
          </w:rPr>
          <w:t>H</w:t>
        </w:r>
      </w:ins>
      <w:r w:rsidRPr="002C709A">
        <w:rPr>
          <w:rFonts w:asciiTheme="minorEastAsia" w:hAnsiTheme="minorEastAsia" w:cs="Arial"/>
          <w:sz w:val="24"/>
          <w:szCs w:val="24"/>
        </w:rPr>
        <w:t xml:space="preserve">) and low density at </w:t>
      </w:r>
      <w:del w:id="23" w:author="Chris Maier" w:date="2022-11-17T12:05:00Z">
        <w:r w:rsidRPr="002C709A" w:rsidDel="00F90435">
          <w:rPr>
            <w:rFonts w:asciiTheme="minorEastAsia" w:hAnsiTheme="minorEastAsia" w:cs="Arial"/>
            <w:sz w:val="24"/>
            <w:szCs w:val="24"/>
          </w:rPr>
          <w:delText xml:space="preserve">250 </w:delText>
        </w:r>
      </w:del>
      <w:ins w:id="24" w:author="Chris Maier" w:date="2022-11-17T12:05:00Z">
        <w:r w:rsidR="00F90435">
          <w:rPr>
            <w:rFonts w:asciiTheme="minorEastAsia" w:hAnsiTheme="minorEastAsia" w:cs="Arial"/>
            <w:sz w:val="24"/>
            <w:szCs w:val="24"/>
          </w:rPr>
          <w:t>618</w:t>
        </w:r>
        <w:r w:rsidR="00F90435" w:rsidRPr="002C709A">
          <w:rPr>
            <w:rFonts w:asciiTheme="minorEastAsia" w:hAnsiTheme="minorEastAsia" w:cs="Arial"/>
            <w:sz w:val="24"/>
            <w:szCs w:val="24"/>
          </w:rPr>
          <w:t xml:space="preserve"> </w:t>
        </w:r>
      </w:ins>
      <w:commentRangeStart w:id="25"/>
      <w:r w:rsidRPr="002C709A">
        <w:rPr>
          <w:rFonts w:asciiTheme="minorEastAsia" w:hAnsiTheme="minorEastAsia" w:cs="Arial"/>
          <w:sz w:val="24"/>
          <w:szCs w:val="24"/>
        </w:rPr>
        <w:t>TP</w:t>
      </w:r>
      <w:del w:id="26" w:author="Chris Maier" w:date="2022-11-17T12:05:00Z">
        <w:r w:rsidRPr="002C709A" w:rsidDel="00F90435">
          <w:rPr>
            <w:rFonts w:asciiTheme="minorEastAsia" w:hAnsiTheme="minorEastAsia" w:cs="Arial"/>
            <w:sz w:val="24"/>
            <w:szCs w:val="24"/>
          </w:rPr>
          <w:delText>A</w:delText>
        </w:r>
      </w:del>
      <w:commentRangeEnd w:id="25"/>
      <w:r w:rsidR="00F90435">
        <w:rPr>
          <w:rStyle w:val="CommentReference"/>
        </w:rPr>
        <w:commentReference w:id="25"/>
      </w:r>
      <w:ins w:id="27" w:author="Chris Maier" w:date="2022-11-17T12:05:00Z">
        <w:r w:rsidR="00F90435">
          <w:rPr>
            <w:rFonts w:asciiTheme="minorEastAsia" w:hAnsiTheme="minorEastAsia" w:cs="Arial"/>
            <w:sz w:val="24"/>
            <w:szCs w:val="24"/>
          </w:rPr>
          <w:t>H</w:t>
        </w:r>
      </w:ins>
      <w:r w:rsidRPr="002C709A">
        <w:rPr>
          <w:rFonts w:asciiTheme="minorEastAsia" w:hAnsiTheme="minorEastAsia" w:cs="Arial"/>
          <w:sz w:val="24"/>
          <w:szCs w:val="24"/>
        </w:rPr>
        <w:t xml:space="preserve">. Each high density plot measured a total of 404.43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2C709A">
        <w:rPr>
          <w:rFonts w:asciiTheme="minorEastAsia" w:hAnsiTheme="minorEastAsia" w:cs="Arial"/>
          <w:sz w:val="24"/>
          <w:szCs w:val="24"/>
        </w:rPr>
        <w:t xml:space="preserve"> (18.3 * 22.1 m) and each low density plot measured 134.505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2C709A">
        <w:rPr>
          <w:rFonts w:asciiTheme="minorEastAsia" w:hAnsiTheme="minorEastAsia" w:cs="Arial"/>
          <w:sz w:val="24"/>
          <w:szCs w:val="24"/>
        </w:rPr>
        <w:t xml:space="preserve"> (18.3 * 7.35 m). Within each block contained eight plots of different treatment combination (one clon</w:t>
      </w:r>
      <w:proofErr w:type="spellStart"/>
      <w:r w:rsidRPr="002C709A">
        <w:rPr>
          <w:rFonts w:asciiTheme="minorEastAsia" w:hAnsiTheme="minorEastAsia" w:cs="Arial"/>
          <w:sz w:val="24"/>
          <w:szCs w:val="24"/>
        </w:rPr>
        <w:t>e</w:t>
      </w:r>
      <w:proofErr w:type="spellEnd"/>
      <w:r w:rsidRPr="002C709A">
        <w:rPr>
          <w:rFonts w:asciiTheme="minorEastAsia" w:hAnsiTheme="minorEastAsia" w:cs="Arial"/>
          <w:sz w:val="24"/>
          <w:szCs w:val="24"/>
        </w:rPr>
        <w:t xml:space="preserve"> planted at one density). Measurements were focused on block 4. The experiment of block 4 was divided into four systems and was set up as Table </w:t>
      </w:r>
      <w:commentRangeStart w:id="28"/>
      <w:r w:rsidRPr="002C709A">
        <w:rPr>
          <w:rFonts w:asciiTheme="minorEastAsia" w:hAnsiTheme="minorEastAsia" w:cs="Arial"/>
          <w:sz w:val="24"/>
          <w:szCs w:val="24"/>
        </w:rPr>
        <w:t>1</w:t>
      </w:r>
      <w:commentRangeEnd w:id="28"/>
      <w:r w:rsidR="00F90435">
        <w:rPr>
          <w:rStyle w:val="CommentReference"/>
        </w:rPr>
        <w:commentReference w:id="28"/>
      </w:r>
      <w:r w:rsidRPr="002C709A">
        <w:rPr>
          <w:rFonts w:asciiTheme="minorEastAsia" w:hAnsiTheme="minorEastAsia" w:cs="Arial"/>
          <w:sz w:val="24"/>
          <w:szCs w:val="24"/>
        </w:rPr>
        <w:t>:</w:t>
      </w:r>
    </w:p>
    <w:p w14:paraId="4DEE6C29" w14:textId="77777777" w:rsidR="005E4E1E" w:rsidRPr="002C709A" w:rsidRDefault="005E4E1E" w:rsidP="005E4E1E">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Table 1</w:t>
      </w:r>
      <w:r w:rsidRPr="002C709A">
        <w:rPr>
          <w:rFonts w:asciiTheme="minorEastAsia" w:hAnsiTheme="minorEastAsia" w:cs="Arial"/>
          <w:sz w:val="24"/>
          <w:szCs w:val="24"/>
        </w:rPr>
        <w:t xml:space="preserve">. Experimental </w:t>
      </w:r>
      <w:commentRangeStart w:id="29"/>
      <w:r w:rsidRPr="002C709A">
        <w:rPr>
          <w:rFonts w:asciiTheme="minorEastAsia" w:hAnsiTheme="minorEastAsia" w:cs="Arial"/>
          <w:sz w:val="24"/>
          <w:szCs w:val="24"/>
        </w:rPr>
        <w:t>Setup</w:t>
      </w:r>
      <w:commentRangeEnd w:id="29"/>
      <w:r w:rsidR="00464E1B">
        <w:rPr>
          <w:rStyle w:val="CommentReference"/>
        </w:rPr>
        <w:commentReference w:id="29"/>
      </w:r>
    </w:p>
    <w:p w14:paraId="4EB84FDD" w14:textId="77777777" w:rsidR="005E4E1E" w:rsidRPr="002C709A" w:rsidRDefault="005E4E1E" w:rsidP="005E4E1E">
      <w:pPr>
        <w:spacing w:after="0" w:line="480" w:lineRule="auto"/>
        <w:jc w:val="center"/>
        <w:rPr>
          <w:rFonts w:asciiTheme="minorEastAsia" w:hAnsiTheme="minorEastAsia" w:cs="Arial"/>
          <w:sz w:val="24"/>
          <w:szCs w:val="24"/>
        </w:rPr>
      </w:pPr>
      <w:r w:rsidRPr="002C709A">
        <w:rPr>
          <w:noProof/>
        </w:rPr>
        <w:drawing>
          <wp:inline distT="0" distB="0" distL="0" distR="0" wp14:anchorId="7C8D27A1" wp14:editId="4E364805">
            <wp:extent cx="5286375" cy="3077210"/>
            <wp:effectExtent l="0" t="0" r="952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3077210"/>
                    </a:xfrm>
                    <a:prstGeom prst="rect">
                      <a:avLst/>
                    </a:prstGeom>
                    <a:noFill/>
                    <a:ln>
                      <a:noFill/>
                    </a:ln>
                  </pic:spPr>
                </pic:pic>
              </a:graphicData>
            </a:graphic>
          </wp:inline>
        </w:drawing>
      </w:r>
      <w:r w:rsidRPr="002C709A">
        <w:rPr>
          <w:rFonts w:asciiTheme="minorEastAsia" w:hAnsiTheme="minorEastAsia" w:cs="Arial"/>
          <w:sz w:val="24"/>
          <w:szCs w:val="24"/>
        </w:rPr>
        <w:t xml:space="preserve"> </w:t>
      </w:r>
    </w:p>
    <w:p w14:paraId="0FDCAB81" w14:textId="77777777" w:rsidR="005E4E1E" w:rsidRPr="002C709A" w:rsidRDefault="005E4E1E" w:rsidP="005E4E1E">
      <w:pPr>
        <w:spacing w:after="0" w:line="240" w:lineRule="auto"/>
        <w:jc w:val="center"/>
        <w:rPr>
          <w:rFonts w:asciiTheme="minorEastAsia" w:hAnsiTheme="minorEastAsia" w:cs="Arial"/>
          <w:sz w:val="24"/>
          <w:szCs w:val="24"/>
        </w:rPr>
      </w:pPr>
    </w:p>
    <w:p w14:paraId="1FAC1BA7" w14:textId="77777777" w:rsidR="005E4E1E" w:rsidRPr="002C709A" w:rsidRDefault="005E4E1E" w:rsidP="005E4E1E">
      <w:pPr>
        <w:spacing w:after="0" w:line="480" w:lineRule="auto"/>
        <w:jc w:val="both"/>
        <w:rPr>
          <w:rFonts w:asciiTheme="minorEastAsia" w:hAnsiTheme="minorEastAsia" w:cs="Arial"/>
          <w:sz w:val="24"/>
          <w:szCs w:val="24"/>
        </w:rPr>
      </w:pPr>
      <w:commentRangeStart w:id="30"/>
      <w:r w:rsidRPr="002C709A">
        <w:rPr>
          <w:rFonts w:asciiTheme="minorEastAsia" w:hAnsiTheme="minorEastAsia" w:cs="Arial"/>
          <w:sz w:val="24"/>
          <w:szCs w:val="24"/>
        </w:rPr>
        <w:lastRenderedPageBreak/>
        <w:t xml:space="preserve">where according to </w:t>
      </w:r>
      <w:proofErr w:type="spellStart"/>
      <w:r w:rsidRPr="002C709A">
        <w:rPr>
          <w:rFonts w:asciiTheme="minorEastAsia" w:hAnsiTheme="minorEastAsia" w:cs="Arial"/>
          <w:sz w:val="24"/>
          <w:szCs w:val="24"/>
        </w:rPr>
        <w:t>Carbaugh</w:t>
      </w:r>
      <w:proofErr w:type="spellEnd"/>
      <w:r w:rsidRPr="002C709A">
        <w:rPr>
          <w:rFonts w:asciiTheme="minorEastAsia" w:hAnsiTheme="minorEastAsia" w:cs="Arial"/>
          <w:sz w:val="24"/>
          <w:szCs w:val="24"/>
        </w:rPr>
        <w:t xml:space="preserve"> (2015), OP stands for an open-pollinated family and C refers to clones. C3 is considered narrow crown genotype whereas C2 and C4 are considered broad crown genotypes. The narrow crown genotype possesses smaller branch diameter, branch length, and crown volume than the broad crown genotypes. Within the broad crown genotypes, C4 has a slightly larger crown volume than C2. The OP family shares similar branch characteristics to the broad crowned clones with a crown volume in between of broad and narrow crown clones. Seedlings were planted in 2009. </w:t>
      </w:r>
      <w:commentRangeEnd w:id="30"/>
      <w:r w:rsidR="00464E1B">
        <w:rPr>
          <w:rStyle w:val="CommentReference"/>
        </w:rPr>
        <w:commentReference w:id="30"/>
      </w:r>
    </w:p>
    <w:p w14:paraId="07273CCF" w14:textId="24C6E793" w:rsidR="00A8692E" w:rsidRPr="002C709A" w:rsidRDefault="00A76CFA" w:rsidP="00A8692E">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 xml:space="preserve">2.3 </w:t>
      </w:r>
      <w:r>
        <w:rPr>
          <w:rFonts w:asciiTheme="minorEastAsia" w:hAnsiTheme="minorEastAsia" w:cs="Arial"/>
          <w:b/>
          <w:bCs/>
          <w:sz w:val="28"/>
          <w:szCs w:val="28"/>
        </w:rPr>
        <w:t>Measurements</w:t>
      </w:r>
      <w:r w:rsidR="00A8692E" w:rsidRPr="002C709A">
        <w:rPr>
          <w:rFonts w:asciiTheme="minorEastAsia" w:hAnsiTheme="minorEastAsia" w:cs="Arial"/>
          <w:b/>
          <w:bCs/>
          <w:sz w:val="28"/>
          <w:szCs w:val="28"/>
        </w:rPr>
        <w:t xml:space="preserve"> </w:t>
      </w:r>
      <w:r w:rsidR="00772868">
        <w:rPr>
          <w:rFonts w:asciiTheme="minorEastAsia" w:hAnsiTheme="minorEastAsia" w:cs="Arial"/>
          <w:b/>
          <w:bCs/>
          <w:sz w:val="28"/>
          <w:szCs w:val="28"/>
        </w:rPr>
        <w:t>and Statistical Analysis</w:t>
      </w:r>
    </w:p>
    <w:p w14:paraId="170DAB6E" w14:textId="77777777" w:rsidR="00A8692E" w:rsidRDefault="00A8692E" w:rsidP="00A8692E">
      <w:pPr>
        <w:spacing w:after="0" w:line="480" w:lineRule="auto"/>
        <w:ind w:hanging="90"/>
        <w:jc w:val="both"/>
        <w:rPr>
          <w:rFonts w:asciiTheme="minorEastAsia" w:hAnsiTheme="minorEastAsia" w:cs="Arial"/>
          <w:sz w:val="24"/>
          <w:szCs w:val="24"/>
        </w:rPr>
      </w:pPr>
      <w:proofErr w:type="spellStart"/>
      <w:r w:rsidRPr="002C709A">
        <w:rPr>
          <w:rFonts w:asciiTheme="minorEastAsia" w:hAnsiTheme="minorEastAsia" w:cs="Arial"/>
          <w:b/>
          <w:bCs/>
          <w:sz w:val="24"/>
          <w:szCs w:val="24"/>
        </w:rPr>
        <w:t>Sapflux</w:t>
      </w:r>
      <w:proofErr w:type="spellEnd"/>
      <w:r w:rsidRPr="002C709A">
        <w:rPr>
          <w:rFonts w:asciiTheme="minorEastAsia" w:hAnsiTheme="minorEastAsia" w:cs="Arial"/>
          <w:sz w:val="24"/>
          <w:szCs w:val="24"/>
        </w:rPr>
        <w:t xml:space="preserve"> </w:t>
      </w:r>
    </w:p>
    <w:p w14:paraId="28AD9A74" w14:textId="7DAEC8F1" w:rsidR="005E4E1E" w:rsidRPr="002C709A" w:rsidRDefault="005E4E1E" w:rsidP="005E4E1E">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measured </w:t>
      </w:r>
      <w:r w:rsidR="001962CD">
        <w:rPr>
          <w:rFonts w:asciiTheme="minorEastAsia" w:hAnsiTheme="minorEastAsia" w:cs="Arial"/>
          <w:sz w:val="24"/>
          <w:szCs w:val="24"/>
        </w:rPr>
        <w:t xml:space="preserve">in Block 4 </w:t>
      </w:r>
      <w:r w:rsidRPr="002C709A">
        <w:rPr>
          <w:rFonts w:asciiTheme="minorEastAsia" w:hAnsiTheme="minorEastAsia" w:cs="Arial"/>
          <w:sz w:val="24"/>
          <w:szCs w:val="24"/>
        </w:rPr>
        <w:t xml:space="preserve">using </w:t>
      </w:r>
      <w:proofErr w:type="spellStart"/>
      <w:r w:rsidRPr="002C709A">
        <w:rPr>
          <w:rFonts w:asciiTheme="minorEastAsia" w:hAnsiTheme="minorEastAsia" w:cs="Arial"/>
          <w:sz w:val="24"/>
          <w:szCs w:val="24"/>
        </w:rPr>
        <w:t>Granier</w:t>
      </w:r>
      <w:proofErr w:type="spellEnd"/>
      <w:r w:rsidRPr="002C709A">
        <w:rPr>
          <w:rFonts w:asciiTheme="minorEastAsia" w:hAnsiTheme="minorEastAsia" w:cs="Arial"/>
          <w:sz w:val="24"/>
          <w:szCs w:val="24"/>
        </w:rPr>
        <w:t xml:space="preserve"> ‘s thermal probe at stand age 8-9 (2016-2017). Briefly, within each treatment plot, eight trees were selected for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measurement. Each tree had a pair of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probes inserted from 0-20 mm (shallow) on the north and south side of the tree. Two of the trees in each plot had an additional probe inserted from 20-40mm (deep).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measured every 30 seconds and then averaged over a 15-minute time step. Daily </w:t>
      </w:r>
      <w:r w:rsidRPr="002C709A">
        <w:rPr>
          <w:rFonts w:asciiTheme="minorEastAsia" w:hAnsiTheme="minorEastAsia" w:cs="Arial" w:hint="eastAsia"/>
          <w:sz w:val="24"/>
          <w:szCs w:val="24"/>
        </w:rPr>
        <w:t>v</w:t>
      </w:r>
      <w:r w:rsidRPr="002C709A">
        <w:rPr>
          <w:rFonts w:asciiTheme="minorEastAsia" w:hAnsiTheme="minorEastAsia" w:cs="Arial"/>
          <w:sz w:val="24"/>
          <w:szCs w:val="24"/>
        </w:rPr>
        <w:t>olumetric soil moisture (% water per volume soil) was available for block 4 for each treatment plot. DBH (in cm) was measured for all blocks at the beginning and the end of each experimental year. Additional data related to the weather parameters were obtained from on-site weather station that applied to all treatment plots.</w:t>
      </w:r>
    </w:p>
    <w:p w14:paraId="270B243E" w14:textId="3AF2B420" w:rsidR="005E4E1E" w:rsidRPr="002C709A" w:rsidRDefault="005E4E1E" w:rsidP="005E4E1E">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ab/>
        <w:t>For the purpose of this study, the dataset was restricted to growing season (Day 152-273, June-September of 2017) when trees were most active (</w:t>
      </w:r>
      <w:proofErr w:type="spellStart"/>
      <w:r w:rsidRPr="002C709A">
        <w:rPr>
          <w:rFonts w:asciiTheme="minorEastAsia" w:hAnsiTheme="minorEastAsia" w:cs="Arial"/>
          <w:sz w:val="24"/>
          <w:szCs w:val="24"/>
        </w:rPr>
        <w:t>Lyu</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2020).</w:t>
      </w:r>
    </w:p>
    <w:p w14:paraId="1A9EE5E6" w14:textId="77777777" w:rsidR="00A8692E" w:rsidRDefault="00A8692E" w:rsidP="005E4E1E">
      <w:pPr>
        <w:spacing w:after="0" w:line="480" w:lineRule="auto"/>
        <w:ind w:firstLine="720"/>
        <w:jc w:val="both"/>
        <w:rPr>
          <w:ins w:id="31" w:author="Chris Maier" w:date="2022-11-17T12:16:00Z"/>
          <w:rFonts w:asciiTheme="minorEastAsia" w:hAnsiTheme="minorEastAsia" w:cs="Arial"/>
          <w:sz w:val="24"/>
          <w:szCs w:val="24"/>
        </w:rPr>
      </w:pPr>
    </w:p>
    <w:p w14:paraId="74113029" w14:textId="7B663226" w:rsidR="005E4E1E" w:rsidRPr="002C709A" w:rsidRDefault="005E4E1E" w:rsidP="005E4E1E">
      <w:pPr>
        <w:spacing w:after="0" w:line="480" w:lineRule="auto"/>
        <w:ind w:firstLine="720"/>
        <w:jc w:val="both"/>
        <w:rPr>
          <w:rFonts w:asciiTheme="minorEastAsia" w:hAnsiTheme="minorEastAsia" w:cs="Arial"/>
          <w:sz w:val="24"/>
          <w:szCs w:val="24"/>
        </w:rPr>
      </w:pPr>
      <w:commentRangeStart w:id="32"/>
      <w:r w:rsidRPr="002C709A">
        <w:rPr>
          <w:rFonts w:asciiTheme="minorEastAsia" w:hAnsiTheme="minorEastAsia" w:cs="Arial"/>
          <w:sz w:val="24"/>
          <w:szCs w:val="24"/>
        </w:rPr>
        <w:t xml:space="preserve">The analysis had assigned treatment groups where H and L represents high (750 TPA) and low planting density (250 TPA), and A, B, C, O represents genotype C2, C3, C4, and OP, respectively. </w:t>
      </w:r>
      <w:commentRangeEnd w:id="32"/>
      <w:r w:rsidR="009A57D6">
        <w:rPr>
          <w:rStyle w:val="CommentReference"/>
        </w:rPr>
        <w:commentReference w:id="32"/>
      </w:r>
    </w:p>
    <w:p w14:paraId="52717F38" w14:textId="3620FA62" w:rsidR="005E4E1E" w:rsidRPr="002C709A" w:rsidRDefault="005E4E1E" w:rsidP="005E4E1E">
      <w:pPr>
        <w:spacing w:after="0" w:line="480" w:lineRule="auto"/>
        <w:rPr>
          <w:rFonts w:asciiTheme="minorEastAsia" w:hAnsiTheme="minorEastAsia" w:cs="Arial"/>
          <w:b/>
          <w:bCs/>
          <w:sz w:val="24"/>
          <w:szCs w:val="24"/>
        </w:rPr>
      </w:pPr>
    </w:p>
    <w:p w14:paraId="672A5797" w14:textId="77777777"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15-minute-interval raw k-values generated from thermal probes were transformed into sap flux density using </w:t>
      </w:r>
      <w:proofErr w:type="spellStart"/>
      <w:r w:rsidRPr="002C709A">
        <w:rPr>
          <w:rFonts w:asciiTheme="minorEastAsia" w:hAnsiTheme="minorEastAsia" w:cs="Arial"/>
          <w:sz w:val="24"/>
          <w:szCs w:val="24"/>
        </w:rPr>
        <w:t>Granier’s</w:t>
      </w:r>
      <w:proofErr w:type="spellEnd"/>
      <w:r w:rsidRPr="002C709A">
        <w:rPr>
          <w:rFonts w:asciiTheme="minorEastAsia" w:hAnsiTheme="minorEastAsia" w:cs="Arial"/>
          <w:sz w:val="24"/>
          <w:szCs w:val="24"/>
        </w:rPr>
        <w:t xml:space="preserv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E4E1E" w:rsidRPr="002C709A" w14:paraId="3BFBDFD7" w14:textId="77777777" w:rsidTr="007A4E69">
        <w:tc>
          <w:tcPr>
            <w:tcW w:w="3116" w:type="dxa"/>
          </w:tcPr>
          <w:p w14:paraId="5E6F2A4C" w14:textId="77777777" w:rsidR="005E4E1E" w:rsidRPr="002C709A" w:rsidRDefault="005E4E1E" w:rsidP="007A4E69">
            <w:pPr>
              <w:spacing w:line="480" w:lineRule="auto"/>
              <w:rPr>
                <w:rFonts w:ascii="DengXian" w:eastAsia="DengXian" w:hAnsi="DengXian" w:cs="Arial"/>
                <w:sz w:val="24"/>
                <w:szCs w:val="24"/>
              </w:rPr>
            </w:pPr>
          </w:p>
        </w:tc>
        <w:tc>
          <w:tcPr>
            <w:tcW w:w="3117" w:type="dxa"/>
          </w:tcPr>
          <w:p w14:paraId="69B69BC5" w14:textId="77777777" w:rsidR="005E4E1E" w:rsidRPr="002C709A" w:rsidRDefault="00000000" w:rsidP="007A4E69">
            <w:pPr>
              <w:spacing w:line="480" w:lineRule="auto"/>
              <w:rPr>
                <w:rFonts w:ascii="DengXian" w:eastAsia="DengXian" w:hAnsi="DengXian"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d</m:t>
                    </m:r>
                  </m:sub>
                </m:sSub>
                <m:r>
                  <w:rPr>
                    <w:rFonts w:ascii="Cambria Math" w:hAnsi="Cambria Math" w:cs="Arial"/>
                    <w:sz w:val="24"/>
                    <w:szCs w:val="24"/>
                  </w:rPr>
                  <m:t>=119*</m:t>
                </m:r>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1.231</m:t>
                    </m:r>
                  </m:sup>
                </m:sSup>
              </m:oMath>
            </m:oMathPara>
          </w:p>
        </w:tc>
        <w:tc>
          <w:tcPr>
            <w:tcW w:w="3117" w:type="dxa"/>
          </w:tcPr>
          <w:p w14:paraId="1D82BF91" w14:textId="77777777" w:rsidR="005E4E1E" w:rsidRPr="002C709A" w:rsidRDefault="005E4E1E" w:rsidP="007A4E69">
            <w:pPr>
              <w:spacing w:line="480" w:lineRule="auto"/>
              <w:jc w:val="right"/>
              <w:rPr>
                <w:rFonts w:ascii="DengXian" w:eastAsia="DengXian" w:hAnsi="DengXian" w:cs="Arial"/>
                <w:sz w:val="24"/>
                <w:szCs w:val="24"/>
              </w:rPr>
            </w:pPr>
            <w:r w:rsidRPr="002C709A">
              <w:rPr>
                <w:rFonts w:ascii="DengXian" w:eastAsia="DengXian" w:hAnsi="DengXian" w:cs="Arial"/>
                <w:sz w:val="24"/>
                <w:szCs w:val="24"/>
              </w:rPr>
              <w:t>(1)</w:t>
            </w:r>
          </w:p>
        </w:tc>
      </w:tr>
    </w:tbl>
    <w:p w14:paraId="48C6FD7E" w14:textId="77777777" w:rsidR="005E4E1E" w:rsidRPr="002C709A" w:rsidRDefault="005E4E1E" w:rsidP="005E4E1E">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 xml:space="preserve">where k is the flow index calculated from the temperature differential between heated and non-heated probes. Data was broken down, visually presented, and checked for erroneous and interesting patterns. </w:t>
      </w:r>
    </w:p>
    <w:p w14:paraId="14F7A211" w14:textId="1BBDA78F"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The smallest gaps (&lt;5 entries) from the raw data were interpolated. Relatively small gaps (&lt;48 entries, or half day) of individual probes were filled in with simple linear regression between probes for each 15-minute entry. Gaps larger than 48 entries were gap-filled after calculating daily sums using simple linear regression between probes for each daily sum.</w:t>
      </w:r>
    </w:p>
    <w:p w14:paraId="7B11311A" w14:textId="77777777" w:rsidR="005E4E1E" w:rsidRPr="002C709A" w:rsidRDefault="005E4E1E" w:rsidP="005E4E1E">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Sapwood Area</w:t>
      </w:r>
    </w:p>
    <w:p w14:paraId="5D95A4DC" w14:textId="0D464D9C" w:rsidR="005E4E1E" w:rsidRPr="002C709A" w:rsidRDefault="005E4E1E" w:rsidP="00A76CFA">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 </w:t>
      </w:r>
      <w:r w:rsidR="001962CD">
        <w:rPr>
          <w:rFonts w:asciiTheme="minorEastAsia" w:hAnsiTheme="minorEastAsia" w:cs="Arial"/>
          <w:sz w:val="24"/>
          <w:szCs w:val="24"/>
        </w:rPr>
        <w:t xml:space="preserve">Tree diameter and height were measured in all blocks in January 2017 before </w:t>
      </w:r>
      <w:proofErr w:type="spellStart"/>
      <w:r w:rsidR="001962CD">
        <w:rPr>
          <w:rFonts w:asciiTheme="minorEastAsia" w:hAnsiTheme="minorEastAsia" w:cs="Arial"/>
          <w:sz w:val="24"/>
          <w:szCs w:val="24"/>
        </w:rPr>
        <w:t>sapflux</w:t>
      </w:r>
      <w:proofErr w:type="spellEnd"/>
      <w:r w:rsidR="001962CD">
        <w:rPr>
          <w:rFonts w:asciiTheme="minorEastAsia" w:hAnsiTheme="minorEastAsia" w:cs="Arial"/>
          <w:sz w:val="24"/>
          <w:szCs w:val="24"/>
        </w:rPr>
        <w:t xml:space="preserve"> measurements and again in January 2018 after </w:t>
      </w:r>
      <w:proofErr w:type="spellStart"/>
      <w:r w:rsidR="001962CD">
        <w:rPr>
          <w:rFonts w:asciiTheme="minorEastAsia" w:hAnsiTheme="minorEastAsia" w:cs="Arial"/>
          <w:sz w:val="24"/>
          <w:szCs w:val="24"/>
        </w:rPr>
        <w:t>sapflux</w:t>
      </w:r>
      <w:proofErr w:type="spellEnd"/>
      <w:r w:rsidR="001962CD">
        <w:rPr>
          <w:rFonts w:asciiTheme="minorEastAsia" w:hAnsiTheme="minorEastAsia" w:cs="Arial"/>
          <w:sz w:val="24"/>
          <w:szCs w:val="24"/>
        </w:rPr>
        <w:t xml:space="preserve"> measurements concluded. </w:t>
      </w:r>
      <w:r w:rsidRPr="002C709A">
        <w:rPr>
          <w:rFonts w:asciiTheme="minorEastAsia" w:hAnsiTheme="minorEastAsia" w:cs="Arial"/>
          <w:sz w:val="24"/>
          <w:szCs w:val="24"/>
        </w:rPr>
        <w:t xml:space="preserve">Daily tree diameters were calculated using </w:t>
      </w:r>
      <w:r w:rsidR="009A57D6">
        <w:rPr>
          <w:rFonts w:asciiTheme="minorEastAsia" w:hAnsiTheme="minorEastAsia" w:cs="Arial"/>
          <w:sz w:val="24"/>
          <w:szCs w:val="24"/>
        </w:rPr>
        <w:t>site-specific</w:t>
      </w:r>
      <w:r w:rsidRPr="002C709A">
        <w:rPr>
          <w:rFonts w:asciiTheme="minorEastAsia" w:hAnsiTheme="minorEastAsia" w:cs="Arial"/>
          <w:sz w:val="24"/>
          <w:szCs w:val="24"/>
        </w:rPr>
        <w:t xml:space="preserve"> equations as:</w:t>
      </w:r>
    </w:p>
    <w:p w14:paraId="50E273D9" w14:textId="77777777" w:rsidR="005E4E1E" w:rsidRPr="002C709A" w:rsidRDefault="005E4E1E" w:rsidP="005E4E1E">
      <w:pPr>
        <w:spacing w:after="0" w:line="240" w:lineRule="auto"/>
        <w:ind w:firstLine="720"/>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650"/>
        <w:gridCol w:w="805"/>
      </w:tblGrid>
      <w:tr w:rsidR="005E4E1E" w:rsidRPr="002C709A" w14:paraId="00190146" w14:textId="77777777" w:rsidTr="007A4E69">
        <w:trPr>
          <w:trHeight w:val="639"/>
        </w:trPr>
        <w:tc>
          <w:tcPr>
            <w:tcW w:w="895" w:type="dxa"/>
            <w:vAlign w:val="center"/>
          </w:tcPr>
          <w:p w14:paraId="1A832333" w14:textId="77777777" w:rsidR="005E4E1E" w:rsidRPr="002C709A" w:rsidRDefault="005E4E1E" w:rsidP="007A4E69">
            <w:pPr>
              <w:jc w:val="center"/>
              <w:rPr>
                <w:rFonts w:asciiTheme="minorEastAsia" w:hAnsiTheme="minorEastAsia" w:cs="Arial"/>
                <w:sz w:val="24"/>
                <w:szCs w:val="24"/>
              </w:rPr>
            </w:pPr>
          </w:p>
        </w:tc>
        <w:tc>
          <w:tcPr>
            <w:tcW w:w="7650" w:type="dxa"/>
            <w:vAlign w:val="center"/>
          </w:tcPr>
          <w:p w14:paraId="33EA2D6D" w14:textId="77777777" w:rsidR="005E4E1E" w:rsidRPr="002C709A" w:rsidRDefault="005E4E1E" w:rsidP="007A4E69">
            <w:pPr>
              <w:jc w:val="center"/>
              <w:rPr>
                <w:rFonts w:asciiTheme="minorEastAsia" w:hAnsiTheme="minorEastAsia" w:cs="Arial"/>
                <w:sz w:val="24"/>
                <w:szCs w:val="24"/>
              </w:rPr>
            </w:pPr>
            <m:oMathPara>
              <m:oMath>
                <m:r>
                  <w:rPr>
                    <w:rFonts w:ascii="Cambria Math" w:hAnsi="Cambria Math" w:cs="Arial"/>
                    <w:sz w:val="24"/>
                    <w:szCs w:val="24"/>
                  </w:rPr>
                  <m:t>dbhrel=</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r>
                      <w:rPr>
                        <w:rFonts w:ascii="Cambria Math" w:hAnsi="Cambria Math" w:cs="Arial"/>
                        <w:sz w:val="24"/>
                        <w:szCs w:val="24"/>
                      </w:rPr>
                      <m:t>*</m:t>
                    </m:r>
                    <m:sSup>
                      <m:sSupPr>
                        <m:ctrlPr>
                          <w:rPr>
                            <w:rFonts w:ascii="Cambria Math" w:hAnsi="Cambria Math" w:cs="Arial"/>
                            <w:sz w:val="24"/>
                            <w:szCs w:val="24"/>
                          </w:rPr>
                        </m:ctrlPr>
                      </m:sSupPr>
                      <m:e>
                        <m:r>
                          <w:rPr>
                            <w:rFonts w:ascii="Cambria Math" w:hAnsi="Cambria Math" w:cs="Arial"/>
                            <w:sz w:val="24"/>
                            <w:szCs w:val="24"/>
                          </w:rPr>
                          <m:t>e</m:t>
                        </m:r>
                      </m:e>
                      <m: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*DOY</m:t>
                        </m:r>
                      </m:sup>
                    </m:sSup>
                  </m:den>
                </m:f>
              </m:oMath>
            </m:oMathPara>
          </w:p>
        </w:tc>
        <w:tc>
          <w:tcPr>
            <w:tcW w:w="805" w:type="dxa"/>
            <w:vAlign w:val="center"/>
          </w:tcPr>
          <w:p w14:paraId="39DD7688" w14:textId="77777777" w:rsidR="005E4E1E" w:rsidRPr="002C709A" w:rsidRDefault="005E4E1E" w:rsidP="007A4E69">
            <w:pPr>
              <w:jc w:val="right"/>
              <w:rPr>
                <w:rFonts w:asciiTheme="minorEastAsia" w:hAnsiTheme="minorEastAsia" w:cs="Arial"/>
                <w:sz w:val="24"/>
                <w:szCs w:val="24"/>
              </w:rPr>
            </w:pPr>
            <w:r w:rsidRPr="002C709A">
              <w:rPr>
                <w:rFonts w:asciiTheme="minorEastAsia" w:hAnsiTheme="minorEastAsia" w:cs="Arial"/>
                <w:sz w:val="24"/>
                <w:szCs w:val="24"/>
              </w:rPr>
              <w:t>(2)</w:t>
            </w:r>
          </w:p>
        </w:tc>
      </w:tr>
    </w:tbl>
    <w:p w14:paraId="5A5280F1" w14:textId="77777777" w:rsidR="005E4E1E" w:rsidRPr="002C709A" w:rsidRDefault="005E4E1E" w:rsidP="005E4E1E">
      <w:pPr>
        <w:spacing w:after="0" w:line="240" w:lineRule="auto"/>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740"/>
        <w:gridCol w:w="805"/>
      </w:tblGrid>
      <w:tr w:rsidR="005E4E1E" w:rsidRPr="002C709A" w14:paraId="71303E5E" w14:textId="77777777" w:rsidTr="007A4E69">
        <w:tc>
          <w:tcPr>
            <w:tcW w:w="805" w:type="dxa"/>
          </w:tcPr>
          <w:p w14:paraId="2A298554" w14:textId="77777777" w:rsidR="005E4E1E" w:rsidRPr="002C709A" w:rsidRDefault="005E4E1E" w:rsidP="007A4E69">
            <w:pPr>
              <w:rPr>
                <w:rFonts w:asciiTheme="minorEastAsia" w:hAnsiTheme="minorEastAsia" w:cs="Arial"/>
                <w:sz w:val="24"/>
                <w:szCs w:val="24"/>
              </w:rPr>
            </w:pPr>
          </w:p>
        </w:tc>
        <w:tc>
          <w:tcPr>
            <w:tcW w:w="7740" w:type="dxa"/>
          </w:tcPr>
          <w:p w14:paraId="15ECBE96" w14:textId="77777777" w:rsidR="005E4E1E" w:rsidRPr="002C709A" w:rsidRDefault="005E4E1E" w:rsidP="007A4E69">
            <w:pPr>
              <w:rPr>
                <w:rFonts w:asciiTheme="minorEastAsia" w:hAnsiTheme="minorEastAsia" w:cs="Arial"/>
                <w:sz w:val="24"/>
                <w:szCs w:val="24"/>
              </w:rPr>
            </w:pPr>
            <m:oMathPara>
              <m:oMath>
                <m:r>
                  <w:rPr>
                    <w:rFonts w:ascii="Cambria Math" w:hAnsi="Cambria Math" w:cs="Arial"/>
                    <w:sz w:val="24"/>
                    <w:szCs w:val="24"/>
                  </w:rPr>
                  <m:t>DBH=</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e>
                </m:d>
                <m:r>
                  <w:rPr>
                    <w:rFonts w:ascii="Cambria Math" w:hAnsi="Cambria Math" w:cs="Arial"/>
                    <w:sz w:val="24"/>
                    <w:szCs w:val="24"/>
                  </w:rPr>
                  <m:t>*dbhrel+</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oMath>
            </m:oMathPara>
          </w:p>
        </w:tc>
        <w:tc>
          <w:tcPr>
            <w:tcW w:w="805" w:type="dxa"/>
          </w:tcPr>
          <w:p w14:paraId="36583684" w14:textId="77777777" w:rsidR="005E4E1E" w:rsidRPr="002C709A" w:rsidRDefault="005E4E1E" w:rsidP="007A4E69">
            <w:pPr>
              <w:jc w:val="right"/>
              <w:rPr>
                <w:rFonts w:asciiTheme="minorEastAsia" w:hAnsiTheme="minorEastAsia" w:cs="Arial"/>
                <w:sz w:val="24"/>
                <w:szCs w:val="24"/>
              </w:rPr>
            </w:pPr>
            <w:r w:rsidRPr="002C709A">
              <w:rPr>
                <w:rFonts w:asciiTheme="minorEastAsia" w:hAnsiTheme="minorEastAsia" w:cs="Arial"/>
                <w:sz w:val="24"/>
                <w:szCs w:val="24"/>
              </w:rPr>
              <w:t>(3)</w:t>
            </w:r>
          </w:p>
        </w:tc>
      </w:tr>
    </w:tbl>
    <w:p w14:paraId="62D582E0" w14:textId="77777777" w:rsidR="005E4E1E" w:rsidRPr="002C709A" w:rsidRDefault="005E4E1E" w:rsidP="005E4E1E">
      <w:pPr>
        <w:spacing w:after="0" w:line="480" w:lineRule="auto"/>
        <w:rPr>
          <w:rFonts w:asciiTheme="minorEastAsia" w:hAnsiTheme="minorEastAsia" w:cs="Arial"/>
          <w:sz w:val="24"/>
          <w:szCs w:val="24"/>
        </w:rPr>
      </w:pPr>
    </w:p>
    <w:p w14:paraId="340AA66A" w14:textId="1B1449F5" w:rsidR="005E4E1E" w:rsidRPr="002C709A" w:rsidRDefault="005E4E1E" w:rsidP="005E4E1E">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oMath>
      <w:r w:rsidRPr="002C709A">
        <w:rPr>
          <w:rFonts w:asciiTheme="minorEastAsia" w:hAnsiTheme="minorEastAsia" w:cs="Arial"/>
          <w:sz w:val="24"/>
          <w:szCs w:val="24"/>
        </w:rPr>
        <w:t xml:space="preserve">=61.3445,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w:r w:rsidRPr="002C709A">
        <w:rPr>
          <w:rFonts w:asciiTheme="minorEastAsia" w:hAnsiTheme="minorEastAsia" w:cs="Arial"/>
          <w:sz w:val="24"/>
          <w:szCs w:val="24"/>
        </w:rPr>
        <w:t xml:space="preserve">=0.0235; </w:t>
      </w:r>
      <w:proofErr w:type="spellStart"/>
      <w:r w:rsidRPr="002C709A">
        <w:rPr>
          <w:rFonts w:asciiTheme="minorEastAsia" w:hAnsiTheme="minorEastAsia" w:cs="Arial"/>
          <w:sz w:val="24"/>
          <w:szCs w:val="24"/>
        </w:rPr>
        <w:t>dbhrel</w:t>
      </w:r>
      <w:proofErr w:type="spellEnd"/>
      <w:r w:rsidRPr="002C709A">
        <w:rPr>
          <w:rFonts w:asciiTheme="minorEastAsia" w:hAnsiTheme="minorEastAsia" w:cs="Arial"/>
          <w:sz w:val="24"/>
          <w:szCs w:val="24"/>
        </w:rPr>
        <w:t xml:space="preserve"> is an explanatory variable standing for a tree’s relative size</w:t>
      </w:r>
      <w:r w:rsidR="009A57D6">
        <w:rPr>
          <w:rFonts w:asciiTheme="minorEastAsia" w:hAnsiTheme="minorEastAsia" w:cs="Arial"/>
          <w:sz w:val="24"/>
          <w:szCs w:val="24"/>
        </w:rPr>
        <w:t xml:space="preserve"> (Tim Albaugh, personal communication)</w:t>
      </w:r>
      <w:r w:rsidR="00A76CFA">
        <w:rPr>
          <w:rFonts w:asciiTheme="minorEastAsia" w:hAnsiTheme="minorEastAsia" w:cs="Arial"/>
          <w:sz w:val="24"/>
          <w:szCs w:val="24"/>
        </w:rPr>
        <w:t xml:space="preserve">; </w:t>
      </w:r>
      <w:r w:rsidRPr="002C709A">
        <w:rPr>
          <w:rFonts w:asciiTheme="minorEastAsia" w:hAnsiTheme="minorEastAsia" w:cs="Arial"/>
          <w:sz w:val="24"/>
          <w:szCs w:val="24"/>
        </w:rPr>
        <w:t xml:space="preserve">DOY stands for day of year; DBH is the predicted DBH at any given time;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r>
          <w:rPr>
            <w:rFonts w:ascii="Cambria Math" w:hAnsi="Cambria Math" w:cs="Arial"/>
            <w:sz w:val="24"/>
            <w:szCs w:val="24"/>
          </w:rPr>
          <m:t xml:space="preserve"> </m:t>
        </m:r>
      </m:oMath>
      <w:r w:rsidRPr="002C709A">
        <w:rPr>
          <w:rFonts w:asciiTheme="minorEastAsia" w:hAnsiTheme="minorEastAsia" w:cs="Arial"/>
          <w:sz w:val="24"/>
          <w:szCs w:val="24"/>
        </w:rPr>
        <w:t xml:space="preserve">and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 xml:space="preserve"> </m:t>
        </m:r>
      </m:oMath>
      <w:r w:rsidRPr="002C709A">
        <w:rPr>
          <w:rFonts w:asciiTheme="minorEastAsia" w:hAnsiTheme="minorEastAsia" w:cs="Arial"/>
          <w:sz w:val="24"/>
          <w:szCs w:val="24"/>
        </w:rPr>
        <w:t>stand for DBHs at starting and ending points of measurement. After extracting the thickness of the bark, the calculated diurnal sapwood diameters were then transformed into sectioned sapwood areas corresponding to probe depths: outer 20mm, 20mm-40mm, and &gt;40mm areas. The total sapwood area by ground area of each treatment plot was calculated.</w:t>
      </w:r>
    </w:p>
    <w:p w14:paraId="179EFE96" w14:textId="77777777" w:rsidR="005E4E1E" w:rsidRPr="002C709A" w:rsidRDefault="005E4E1E" w:rsidP="005E4E1E">
      <w:pPr>
        <w:spacing w:after="0" w:line="480" w:lineRule="auto"/>
        <w:rPr>
          <w:rFonts w:asciiTheme="minorEastAsia" w:hAnsiTheme="minorEastAsia" w:cs="Arial"/>
          <w:b/>
          <w:bCs/>
          <w:sz w:val="24"/>
          <w:szCs w:val="24"/>
        </w:rPr>
      </w:pPr>
      <w:proofErr w:type="spellStart"/>
      <w:r w:rsidRPr="002C709A">
        <w:rPr>
          <w:rFonts w:asciiTheme="minorEastAsia" w:hAnsiTheme="minorEastAsia" w:cs="Arial"/>
          <w:b/>
          <w:bCs/>
          <w:sz w:val="24"/>
          <w:szCs w:val="24"/>
        </w:rPr>
        <w:t>Sapflow</w:t>
      </w:r>
      <w:proofErr w:type="spellEnd"/>
    </w:p>
    <w:p w14:paraId="49997E4F" w14:textId="523DB641"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In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calculation,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measurements were multiplied by their corresponding sapwood area, where the outer probes measure the outer 20mm of sapwood and the inner probe measures the inner 20-40mm.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of different orientation and depth were evaluated using paired T tests (Table 3). With an insignificant probability for probe orientation</w:t>
      </w:r>
      <w:r w:rsidR="00306100" w:rsidRPr="002C709A">
        <w:rPr>
          <w:rFonts w:asciiTheme="minorEastAsia" w:hAnsiTheme="minorEastAsia" w:cs="Arial"/>
          <w:sz w:val="24"/>
          <w:szCs w:val="24"/>
        </w:rPr>
        <w:t xml:space="preserve"> (P=0.46)</w:t>
      </w:r>
      <w:r w:rsidRPr="002C709A">
        <w:rPr>
          <w:rFonts w:asciiTheme="minorEastAsia" w:hAnsiTheme="minorEastAsia" w:cs="Arial"/>
          <w:sz w:val="24"/>
          <w:szCs w:val="24"/>
        </w:rPr>
        <w:t>, probes of opposite directions were averaged for the rest of the analysis; with a remarkably significant probability</w:t>
      </w:r>
      <w:r w:rsidR="00306100" w:rsidRPr="002C709A">
        <w:rPr>
          <w:rFonts w:asciiTheme="minorEastAsia" w:hAnsiTheme="minorEastAsia" w:cs="Arial"/>
          <w:sz w:val="24"/>
          <w:szCs w:val="24"/>
        </w:rPr>
        <w:t xml:space="preserve"> (P&lt;0.001)</w:t>
      </w:r>
      <w:r w:rsidRPr="002C709A">
        <w:rPr>
          <w:rFonts w:asciiTheme="minorEastAsia" w:hAnsiTheme="minorEastAsia" w:cs="Arial"/>
          <w:sz w:val="24"/>
          <w:szCs w:val="24"/>
        </w:rPr>
        <w:t xml:space="preserve"> for probe depth, when sapwood depth exceeds 40mm,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of the inner most sapwood area was considered half of the 20-40mm area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w:t>
      </w:r>
    </w:p>
    <w:p w14:paraId="208F70EC" w14:textId="78C520F8"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lastRenderedPageBreak/>
        <w:t xml:space="preserve">The transferred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Pr="002C709A">
        <w:rPr>
          <w:rFonts w:asciiTheme="minorEastAsia" w:hAnsiTheme="minorEastAsia" w:cs="Arial"/>
          <w:sz w:val="24"/>
          <w:szCs w:val="24"/>
        </w:rPr>
        <w:t>) of indi</w:t>
      </w:r>
      <w:proofErr w:type="spellStart"/>
      <w:r w:rsidRPr="002C709A">
        <w:rPr>
          <w:rFonts w:asciiTheme="minorEastAsia" w:hAnsiTheme="minorEastAsia" w:cs="Arial"/>
          <w:sz w:val="24"/>
          <w:szCs w:val="24"/>
        </w:rPr>
        <w:t>vidual</w:t>
      </w:r>
      <w:proofErr w:type="spellEnd"/>
      <w:r w:rsidRPr="002C709A">
        <w:rPr>
          <w:rFonts w:asciiTheme="minorEastAsia" w:hAnsiTheme="minorEastAsia" w:cs="Arial"/>
          <w:sz w:val="24"/>
          <w:szCs w:val="24"/>
        </w:rPr>
        <w:t xml:space="preserve"> data points was scaled up temporally and spatially as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values (L or kg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2</m:t>
            </m:r>
          </m:sub>
        </m:sSub>
        <m:r>
          <w:rPr>
            <w:rFonts w:ascii="Cambria Math" w:hAnsi="Cambria Math" w:cs="Arial"/>
            <w:sz w:val="24"/>
            <w:szCs w:val="24"/>
          </w:rPr>
          <m:t>O</m:t>
        </m:r>
      </m:oMath>
      <w:r w:rsidRPr="002C709A">
        <w:rPr>
          <w:rFonts w:asciiTheme="minorEastAsia" w:hAnsiTheme="minorEastAsia" w:cs="Arial"/>
          <w:sz w:val="24"/>
          <w:szCs w:val="24"/>
        </w:rPr>
        <w:t xml:space="preserve">). The 15-minute entries were summed up for each tree across daytime when photosynthetic active radiation (PAR) is above zero, as transpiration is active mostly during daytime. They were also scaled up to stand level transpiration using plot-specific sapwood area, then divided by plot size to generate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per ground area (</w:t>
      </w:r>
      <w:r w:rsidR="00A93DDF" w:rsidRPr="002C709A">
        <w:rPr>
          <w:rFonts w:asciiTheme="minorEastAsia" w:hAnsiTheme="minorEastAsia" w:cs="Arial"/>
          <w:sz w:val="24"/>
          <w:szCs w:val="24"/>
        </w:rPr>
        <w:t xml:space="preserve">Fs, in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w:t>
      </w:r>
    </w:p>
    <w:p w14:paraId="39EBC781" w14:textId="77777777" w:rsidR="005E4E1E" w:rsidRPr="002C709A" w:rsidRDefault="005E4E1E" w:rsidP="005E4E1E">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REW</w:t>
      </w:r>
    </w:p>
    <w:p w14:paraId="25517B6D" w14:textId="77777777"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REW was calculated using equation improvised from Ritchie (1981, Equation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8550"/>
        <w:gridCol w:w="535"/>
      </w:tblGrid>
      <w:tr w:rsidR="005E4E1E" w:rsidRPr="002C709A" w14:paraId="68C37023" w14:textId="77777777" w:rsidTr="007A4E69">
        <w:tc>
          <w:tcPr>
            <w:tcW w:w="265" w:type="dxa"/>
          </w:tcPr>
          <w:p w14:paraId="41F8DD17" w14:textId="77777777" w:rsidR="005E4E1E" w:rsidRPr="002C709A" w:rsidRDefault="005E4E1E" w:rsidP="007A4E69">
            <w:pPr>
              <w:spacing w:line="480" w:lineRule="auto"/>
              <w:rPr>
                <w:rFonts w:asciiTheme="minorEastAsia" w:hAnsiTheme="minorEastAsia" w:cs="Arial"/>
                <w:sz w:val="24"/>
                <w:szCs w:val="24"/>
              </w:rPr>
            </w:pPr>
          </w:p>
        </w:tc>
        <w:tc>
          <w:tcPr>
            <w:tcW w:w="8550" w:type="dxa"/>
          </w:tcPr>
          <w:p w14:paraId="034682B1" w14:textId="0FBAE8EC" w:rsidR="005E4E1E" w:rsidRPr="00DA79B7" w:rsidRDefault="00DA79B7" w:rsidP="007A4E69">
            <w:pPr>
              <w:spacing w:line="480" w:lineRule="auto"/>
              <w:rPr>
                <w:rFonts w:asciiTheme="minorEastAsia" w:hAnsiTheme="minorEastAsia" w:cs="Arial"/>
                <w:sz w:val="24"/>
                <w:szCs w:val="24"/>
              </w:rPr>
            </w:pPr>
            <m:oMathPara>
              <m:oMath>
                <m:r>
                  <w:rPr>
                    <w:rFonts w:ascii="Cambria Math" w:hAnsi="Cambria Math" w:cs="Arial"/>
                    <w:sz w:val="24"/>
                    <w:szCs w:val="24"/>
                  </w:rPr>
                  <m:t>REW=</m:t>
                </m:r>
                <m:f>
                  <m:fPr>
                    <m:ctrlPr>
                      <w:rPr>
                        <w:rFonts w:ascii="Cambria Math" w:hAnsi="Cambria Math" w:cs="Arial"/>
                        <w:i/>
                        <w:sz w:val="24"/>
                        <w:szCs w:val="24"/>
                      </w:rPr>
                    </m:ctrlPr>
                  </m:fPr>
                  <m:num>
                    <m:r>
                      <w:rPr>
                        <w:rFonts w:ascii="Cambria Math" w:hAnsi="Cambria Math" w:cs="Arial"/>
                        <w:sz w:val="24"/>
                        <w:szCs w:val="24"/>
                      </w:rPr>
                      <m:t>soil moisture-Wilting Point</m:t>
                    </m:r>
                  </m:num>
                  <m:den>
                    <m:r>
                      <w:rPr>
                        <w:rFonts w:ascii="Cambria Math" w:hAnsi="Cambria Math" w:cs="Arial"/>
                        <w:sz w:val="24"/>
                        <w:szCs w:val="24"/>
                      </w:rPr>
                      <m:t>Field Capacity-Wilting Point</m:t>
                    </m:r>
                  </m:den>
                </m:f>
              </m:oMath>
            </m:oMathPara>
          </w:p>
        </w:tc>
        <w:tc>
          <w:tcPr>
            <w:tcW w:w="535" w:type="dxa"/>
          </w:tcPr>
          <w:p w14:paraId="431070C8" w14:textId="77777777" w:rsidR="005E4E1E" w:rsidRPr="002C709A" w:rsidRDefault="005E4E1E" w:rsidP="007A4E69">
            <w:pPr>
              <w:spacing w:line="480" w:lineRule="auto"/>
              <w:jc w:val="right"/>
              <w:rPr>
                <w:rFonts w:asciiTheme="minorEastAsia" w:hAnsiTheme="minorEastAsia" w:cs="Arial"/>
                <w:sz w:val="24"/>
                <w:szCs w:val="24"/>
              </w:rPr>
            </w:pPr>
            <w:r w:rsidRPr="002C709A">
              <w:rPr>
                <w:rFonts w:asciiTheme="minorEastAsia" w:hAnsiTheme="minorEastAsia" w:cs="Arial"/>
                <w:sz w:val="24"/>
                <w:szCs w:val="24"/>
              </w:rPr>
              <w:t>(4)</w:t>
            </w:r>
          </w:p>
        </w:tc>
      </w:tr>
      <w:tr w:rsidR="005E4E1E" w:rsidRPr="002C709A" w14:paraId="6569023A" w14:textId="77777777" w:rsidTr="007A4E69">
        <w:tc>
          <w:tcPr>
            <w:tcW w:w="265" w:type="dxa"/>
          </w:tcPr>
          <w:p w14:paraId="2CB1EA7F" w14:textId="77777777" w:rsidR="005E4E1E" w:rsidRPr="002C709A" w:rsidRDefault="005E4E1E" w:rsidP="007A4E69">
            <w:pPr>
              <w:spacing w:line="480" w:lineRule="auto"/>
              <w:rPr>
                <w:rFonts w:asciiTheme="minorEastAsia" w:hAnsiTheme="minorEastAsia" w:cs="Arial"/>
                <w:sz w:val="24"/>
                <w:szCs w:val="24"/>
              </w:rPr>
            </w:pPr>
          </w:p>
        </w:tc>
        <w:tc>
          <w:tcPr>
            <w:tcW w:w="8550" w:type="dxa"/>
          </w:tcPr>
          <w:p w14:paraId="407DE6AC" w14:textId="77777777" w:rsidR="005E4E1E" w:rsidRPr="002C709A" w:rsidRDefault="005E4E1E" w:rsidP="007A4E69">
            <w:pPr>
              <w:spacing w:line="480" w:lineRule="auto"/>
              <w:rPr>
                <w:rFonts w:asciiTheme="minorEastAsia" w:hAnsiTheme="minorEastAsia" w:cs="Arial"/>
                <w:sz w:val="24"/>
                <w:szCs w:val="24"/>
              </w:rPr>
            </w:pPr>
            <m:oMathPara>
              <m:oMath>
                <m:r>
                  <w:rPr>
                    <w:rFonts w:ascii="Cambria Math" w:hAnsi="Cambria Math" w:cs="Arial"/>
                    <w:sz w:val="24"/>
                    <w:szCs w:val="24"/>
                  </w:rPr>
                  <m:t>REW=</m:t>
                </m:r>
                <m:f>
                  <m:fPr>
                    <m:ctrlPr>
                      <w:rPr>
                        <w:rFonts w:ascii="Cambria Math" w:hAnsi="Cambria Math" w:cs="Arial"/>
                        <w:i/>
                        <w:sz w:val="24"/>
                        <w:szCs w:val="24"/>
                      </w:rPr>
                    </m:ctrlPr>
                  </m:fPr>
                  <m:num>
                    <m:r>
                      <w:rPr>
                        <w:rFonts w:ascii="Cambria Math" w:hAnsi="Cambria Math" w:cs="Arial"/>
                        <w:sz w:val="24"/>
                        <w:szCs w:val="24"/>
                      </w:rPr>
                      <m:t>soil moisture-minimum soil moisture</m:t>
                    </m:r>
                  </m:num>
                  <m:den>
                    <m:r>
                      <w:rPr>
                        <w:rFonts w:ascii="Cambria Math" w:hAnsi="Cambria Math" w:cs="Arial"/>
                        <w:sz w:val="24"/>
                        <w:szCs w:val="24"/>
                      </w:rPr>
                      <m:t>maximum soil moisture-minimum soil moisture</m:t>
                    </m:r>
                  </m:den>
                </m:f>
              </m:oMath>
            </m:oMathPara>
          </w:p>
        </w:tc>
        <w:tc>
          <w:tcPr>
            <w:tcW w:w="535" w:type="dxa"/>
          </w:tcPr>
          <w:p w14:paraId="39073AD6" w14:textId="77777777" w:rsidR="005E4E1E" w:rsidRPr="002C709A" w:rsidRDefault="005E4E1E" w:rsidP="007A4E69">
            <w:pPr>
              <w:spacing w:line="480" w:lineRule="auto"/>
              <w:jc w:val="right"/>
              <w:rPr>
                <w:rFonts w:asciiTheme="minorEastAsia" w:hAnsiTheme="minorEastAsia" w:cs="Arial"/>
                <w:sz w:val="24"/>
                <w:szCs w:val="24"/>
              </w:rPr>
            </w:pPr>
            <w:r w:rsidRPr="002C709A">
              <w:rPr>
                <w:rFonts w:asciiTheme="minorEastAsia" w:hAnsiTheme="minorEastAsia" w:cs="Arial"/>
                <w:sz w:val="24"/>
                <w:szCs w:val="24"/>
              </w:rPr>
              <w:t>(5)</w:t>
            </w:r>
          </w:p>
        </w:tc>
      </w:tr>
    </w:tbl>
    <w:p w14:paraId="088746C9" w14:textId="77777777" w:rsidR="005E4E1E" w:rsidRPr="002C709A" w:rsidRDefault="005E4E1E" w:rsidP="005E4E1E">
      <w:pPr>
        <w:spacing w:after="0" w:line="480" w:lineRule="auto"/>
        <w:rPr>
          <w:rFonts w:asciiTheme="minorEastAsia" w:hAnsiTheme="minorEastAsia" w:cs="Arial"/>
          <w:sz w:val="24"/>
          <w:szCs w:val="24"/>
        </w:rPr>
      </w:pPr>
    </w:p>
    <w:p w14:paraId="48B34D15" w14:textId="77777777" w:rsidR="005E4E1E" w:rsidRPr="002C709A" w:rsidRDefault="005E4E1E" w:rsidP="005E4E1E">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where wilting point represents the minimum soil moisture plants can endure and field capacity represents the maximum amount of water soil can hold. To achieve normalization, daily volumetric soil moisture was transferred into REW as the ratio of the difference between each soil moisture entry and minimum soil moisture during our time of interest, and the difference between maximum soil moisture and minimum soil moisture (Equation 5).</w:t>
      </w:r>
    </w:p>
    <w:p w14:paraId="21A10416" w14:textId="77777777" w:rsidR="005E4E1E" w:rsidRPr="002C709A" w:rsidRDefault="005E4E1E" w:rsidP="005E4E1E">
      <w:pPr>
        <w:spacing w:after="0" w:line="480" w:lineRule="auto"/>
        <w:rPr>
          <w:rFonts w:asciiTheme="minorEastAsia" w:hAnsiTheme="minorEastAsia" w:cs="Arial"/>
          <w:b/>
          <w:bCs/>
          <w:sz w:val="24"/>
          <w:szCs w:val="24"/>
        </w:rPr>
      </w:pPr>
      <w:commentRangeStart w:id="33"/>
      <w:r w:rsidRPr="002C709A">
        <w:rPr>
          <w:rFonts w:asciiTheme="minorEastAsia" w:hAnsiTheme="minorEastAsia" w:cs="Arial"/>
          <w:b/>
          <w:bCs/>
          <w:sz w:val="24"/>
          <w:szCs w:val="24"/>
        </w:rPr>
        <w:t>Seasonality</w:t>
      </w:r>
    </w:p>
    <w:p w14:paraId="39267139" w14:textId="77777777" w:rsidR="005E4E1E" w:rsidRPr="002C709A" w:rsidRDefault="005E4E1E" w:rsidP="005E4E1E">
      <w:pPr>
        <w:spacing w:after="0" w:line="480" w:lineRule="auto"/>
        <w:ind w:firstLine="720"/>
        <w:jc w:val="both"/>
        <w:rPr>
          <w:rFonts w:asciiTheme="minorEastAsia" w:hAnsiTheme="minorEastAsia" w:cs="Arial"/>
          <w:b/>
          <w:bCs/>
          <w:sz w:val="24"/>
          <w:szCs w:val="24"/>
        </w:rPr>
      </w:pPr>
      <w:r w:rsidRPr="002C709A">
        <w:rPr>
          <w:rFonts w:asciiTheme="minorEastAsia" w:hAnsiTheme="minorEastAsia" w:cs="Arial"/>
          <w:sz w:val="24"/>
          <w:szCs w:val="24"/>
        </w:rPr>
        <w:t xml:space="preserve">The entire growing season data was broken down into weekly summaries as the environmental conditions shift during the season. Statistical analyses were performed on </w:t>
      </w:r>
      <w:r w:rsidRPr="002C709A">
        <w:rPr>
          <w:rFonts w:asciiTheme="minorEastAsia" w:hAnsiTheme="minorEastAsia" w:cs="Arial"/>
          <w:sz w:val="24"/>
          <w:szCs w:val="24"/>
        </w:rPr>
        <w:lastRenderedPageBreak/>
        <w:t xml:space="preserve">both weekly averages and daily values. Weekly average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was plotted by density and treatment for observation.</w:t>
      </w:r>
      <w:commentRangeEnd w:id="33"/>
      <w:r w:rsidR="00772868">
        <w:rPr>
          <w:rStyle w:val="CommentReference"/>
        </w:rPr>
        <w:commentReference w:id="33"/>
      </w:r>
    </w:p>
    <w:p w14:paraId="12D25826" w14:textId="77777777" w:rsidR="005E4E1E" w:rsidRPr="002C709A" w:rsidRDefault="005E4E1E" w:rsidP="005E4E1E">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Statistical Analysis</w:t>
      </w:r>
    </w:p>
    <w:p w14:paraId="2A8C6560" w14:textId="4C61D664" w:rsidR="005E4E1E" w:rsidRPr="002C709A" w:rsidRDefault="005E4E1E" w:rsidP="005E4E1E">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and sapwood area were expressed on a per unit ground area basis in statistical analysis. </w:t>
      </w:r>
      <w:r w:rsidR="002D5BDE" w:rsidRPr="002C709A">
        <w:rPr>
          <w:rFonts w:asciiTheme="minorEastAsia" w:hAnsiTheme="minorEastAsia" w:cs="Arial"/>
          <w:sz w:val="24"/>
          <w:szCs w:val="24"/>
        </w:rPr>
        <w:t xml:space="preserve">Analyses of variance (ANOVA) were performed to assess the variation of </w:t>
      </w:r>
      <w:proofErr w:type="spellStart"/>
      <w:r w:rsidR="002D5BDE" w:rsidRPr="002C709A">
        <w:rPr>
          <w:rFonts w:asciiTheme="minorEastAsia" w:hAnsiTheme="minorEastAsia" w:cs="Arial"/>
          <w:sz w:val="24"/>
          <w:szCs w:val="24"/>
        </w:rPr>
        <w:t>sapflux</w:t>
      </w:r>
      <w:proofErr w:type="spellEnd"/>
      <w:r w:rsidR="002D5BDE" w:rsidRPr="002C709A">
        <w:rPr>
          <w:rFonts w:asciiTheme="minorEastAsia" w:hAnsiTheme="minorEastAsia" w:cs="Arial"/>
          <w:sz w:val="24"/>
          <w:szCs w:val="24"/>
        </w:rPr>
        <w:t xml:space="preserve">, sapwood area and </w:t>
      </w:r>
      <w:proofErr w:type="spellStart"/>
      <w:r w:rsidR="002D5BDE" w:rsidRPr="002C709A">
        <w:rPr>
          <w:rFonts w:asciiTheme="minorEastAsia" w:hAnsiTheme="minorEastAsia" w:cs="Arial"/>
          <w:sz w:val="24"/>
          <w:szCs w:val="24"/>
        </w:rPr>
        <w:t>sapflow</w:t>
      </w:r>
      <w:proofErr w:type="spellEnd"/>
      <w:r w:rsidR="002D5BDE" w:rsidRPr="002C709A">
        <w:rPr>
          <w:rFonts w:asciiTheme="minorEastAsia" w:hAnsiTheme="minorEastAsia" w:cs="Arial"/>
          <w:sz w:val="24"/>
          <w:szCs w:val="24"/>
        </w:rPr>
        <w:t xml:space="preserve"> with different genotype and planting density. The ANOVA performed on </w:t>
      </w:r>
      <w:proofErr w:type="spellStart"/>
      <w:r w:rsidR="002D5BDE" w:rsidRPr="002C709A">
        <w:rPr>
          <w:rFonts w:asciiTheme="minorEastAsia" w:hAnsiTheme="minorEastAsia" w:cs="Arial"/>
          <w:sz w:val="24"/>
          <w:szCs w:val="24"/>
        </w:rPr>
        <w:t>sapflux</w:t>
      </w:r>
      <w:proofErr w:type="spellEnd"/>
      <w:r w:rsidR="002D5BDE" w:rsidRPr="002C709A">
        <w:rPr>
          <w:rFonts w:asciiTheme="minorEastAsia" w:hAnsiTheme="minorEastAsia" w:cs="Arial"/>
          <w:sz w:val="24"/>
          <w:szCs w:val="24"/>
        </w:rPr>
        <w:t xml:space="preserve"> was a pseudo-ANOVA where individual trees were treated as replicas, as the data was only available in Block 4. </w:t>
      </w:r>
      <w:r w:rsidRPr="002C709A">
        <w:rPr>
          <w:rFonts w:asciiTheme="minorEastAsia" w:hAnsiTheme="minorEastAsia" w:cs="Arial"/>
          <w:sz w:val="24"/>
          <w:szCs w:val="24"/>
        </w:rPr>
        <w:t xml:space="preserve">Analyses of covariance (ANCOVA) were used to assess the </w:t>
      </w:r>
      <w:r w:rsidR="00902779">
        <w:rPr>
          <w:rFonts w:asciiTheme="minorEastAsia" w:hAnsiTheme="minorEastAsia" w:cs="Arial"/>
          <w:sz w:val="24"/>
          <w:szCs w:val="24"/>
        </w:rPr>
        <w:t xml:space="preserve">overall </w:t>
      </w:r>
      <w:r w:rsidRPr="002C709A">
        <w:rPr>
          <w:rFonts w:asciiTheme="minorEastAsia" w:hAnsiTheme="minorEastAsia" w:cs="Arial"/>
          <w:sz w:val="24"/>
          <w:szCs w:val="24"/>
        </w:rPr>
        <w:t xml:space="preserve">response of weekly average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to VPD and REW among treatment groups, where VPD and REW were treated as continuous covariates.</w:t>
      </w:r>
      <w:r w:rsidR="00902779">
        <w:rPr>
          <w:rFonts w:asciiTheme="minorEastAsia" w:hAnsiTheme="minorEastAsia" w:cs="Arial"/>
          <w:sz w:val="24"/>
          <w:szCs w:val="24"/>
        </w:rPr>
        <w:t xml:space="preserve"> The </w:t>
      </w:r>
      <w:proofErr w:type="spellStart"/>
      <w:r w:rsidR="00902779">
        <w:rPr>
          <w:rFonts w:asciiTheme="minorEastAsia" w:hAnsiTheme="minorEastAsia" w:cs="Arial"/>
          <w:sz w:val="24"/>
          <w:szCs w:val="24"/>
        </w:rPr>
        <w:t>sapflow</w:t>
      </w:r>
      <w:proofErr w:type="spellEnd"/>
      <w:r w:rsidR="00902779">
        <w:rPr>
          <w:rFonts w:asciiTheme="minorEastAsia" w:hAnsiTheme="minorEastAsia" w:cs="Arial"/>
          <w:sz w:val="24"/>
          <w:szCs w:val="24"/>
        </w:rPr>
        <w:t xml:space="preserve"> response curves to VPD and REW</w:t>
      </w:r>
      <w:r w:rsidRPr="002C709A">
        <w:rPr>
          <w:rFonts w:asciiTheme="minorEastAsia" w:hAnsiTheme="minorEastAsia" w:cs="Arial"/>
          <w:sz w:val="24"/>
          <w:szCs w:val="24"/>
        </w:rPr>
        <w:t xml:space="preserve"> </w:t>
      </w:r>
      <w:r w:rsidR="00902779">
        <w:rPr>
          <w:rFonts w:asciiTheme="minorEastAsia" w:hAnsiTheme="minorEastAsia" w:cs="Arial"/>
          <w:sz w:val="24"/>
          <w:szCs w:val="24"/>
        </w:rPr>
        <w:t xml:space="preserve">were compared between treatments using ANOVA. </w:t>
      </w:r>
      <w:r w:rsidRPr="002C709A">
        <w:rPr>
          <w:rFonts w:asciiTheme="minorEastAsia" w:hAnsiTheme="minorEastAsia" w:cs="Arial"/>
          <w:sz w:val="24"/>
          <w:szCs w:val="24"/>
        </w:rPr>
        <w:t>The significance level of P&lt;0.05 was used to determine significant effects. Time (day or week) was considered an independent variable and block was considered a random effect in models. All data analysis were performed in Microsoft Excel and RStudio (4.1.3).</w:t>
      </w:r>
    </w:p>
    <w:p w14:paraId="6719D6DC" w14:textId="77777777" w:rsidR="005E4E1E" w:rsidRPr="002C709A" w:rsidRDefault="005E4E1E" w:rsidP="005E4E1E">
      <w:pPr>
        <w:spacing w:after="0" w:line="240" w:lineRule="auto"/>
        <w:ind w:firstLine="720"/>
        <w:jc w:val="both"/>
        <w:rPr>
          <w:rFonts w:asciiTheme="minorEastAsia" w:hAnsiTheme="minorEastAsia" w:cs="Arial"/>
          <w:sz w:val="24"/>
          <w:szCs w:val="24"/>
        </w:rPr>
      </w:pPr>
    </w:p>
    <w:p w14:paraId="65549E98" w14:textId="77777777" w:rsidR="005E4E1E" w:rsidRPr="002C709A" w:rsidRDefault="005E4E1E" w:rsidP="005E4E1E">
      <w:pPr>
        <w:spacing w:after="0" w:line="480" w:lineRule="auto"/>
        <w:rPr>
          <w:rFonts w:asciiTheme="minorEastAsia" w:hAnsiTheme="minorEastAsia" w:cs="Arial"/>
          <w:b/>
          <w:bCs/>
          <w:sz w:val="32"/>
          <w:szCs w:val="32"/>
        </w:rPr>
      </w:pPr>
      <w:bookmarkStart w:id="34" w:name="_Hlk117650104"/>
      <w:r w:rsidRPr="002C709A">
        <w:rPr>
          <w:rFonts w:asciiTheme="minorEastAsia" w:hAnsiTheme="minorEastAsia" w:cs="Arial"/>
          <w:b/>
          <w:bCs/>
          <w:sz w:val="32"/>
          <w:szCs w:val="32"/>
        </w:rPr>
        <w:t>3 Results</w:t>
      </w:r>
    </w:p>
    <w:p w14:paraId="0D3A4E3B" w14:textId="7E256D69" w:rsidR="00EE4B16" w:rsidRPr="002C709A" w:rsidRDefault="005E4E1E" w:rsidP="005E4E1E">
      <w:pPr>
        <w:spacing w:after="0" w:line="480" w:lineRule="auto"/>
        <w:rPr>
          <w:rFonts w:asciiTheme="minorEastAsia" w:hAnsiTheme="minorEastAsia" w:cs="Arial"/>
          <w:b/>
          <w:bCs/>
          <w:sz w:val="28"/>
          <w:szCs w:val="28"/>
        </w:rPr>
      </w:pPr>
      <w:commentRangeStart w:id="35"/>
      <w:commentRangeStart w:id="36"/>
      <w:commentRangeStart w:id="37"/>
      <w:r w:rsidRPr="002C709A">
        <w:rPr>
          <w:rFonts w:asciiTheme="minorEastAsia" w:hAnsiTheme="minorEastAsia" w:cs="Arial"/>
          <w:b/>
          <w:bCs/>
          <w:sz w:val="28"/>
          <w:szCs w:val="28"/>
        </w:rPr>
        <w:t>3</w:t>
      </w:r>
      <w:commentRangeEnd w:id="35"/>
      <w:r w:rsidR="0053209B">
        <w:rPr>
          <w:rStyle w:val="CommentReference"/>
        </w:rPr>
        <w:commentReference w:id="35"/>
      </w:r>
      <w:commentRangeEnd w:id="36"/>
      <w:r w:rsidR="00450281">
        <w:rPr>
          <w:rStyle w:val="CommentReference"/>
        </w:rPr>
        <w:commentReference w:id="36"/>
      </w:r>
      <w:commentRangeEnd w:id="37"/>
      <w:r w:rsidR="00772868">
        <w:rPr>
          <w:rStyle w:val="CommentReference"/>
        </w:rPr>
        <w:commentReference w:id="37"/>
      </w:r>
      <w:r w:rsidRPr="002C709A">
        <w:rPr>
          <w:rFonts w:asciiTheme="minorEastAsia" w:hAnsiTheme="minorEastAsia" w:cs="Arial"/>
          <w:b/>
          <w:bCs/>
          <w:sz w:val="28"/>
          <w:szCs w:val="28"/>
        </w:rPr>
        <w:t xml:space="preserve">.1 </w:t>
      </w:r>
      <w:r w:rsidR="00553646" w:rsidRPr="002C709A">
        <w:rPr>
          <w:rFonts w:asciiTheme="minorEastAsia" w:hAnsiTheme="minorEastAsia" w:cs="Arial"/>
          <w:b/>
          <w:bCs/>
          <w:sz w:val="28"/>
          <w:szCs w:val="28"/>
        </w:rPr>
        <w:t>VPD and REW</w:t>
      </w:r>
    </w:p>
    <w:p w14:paraId="02EF6F4A" w14:textId="181A7DF7" w:rsidR="00EE4B16" w:rsidRPr="002C709A" w:rsidRDefault="00EE4B16" w:rsidP="005E4E1E">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ab/>
      </w:r>
      <w:r w:rsidR="00772868">
        <w:rPr>
          <w:rFonts w:asciiTheme="minorEastAsia" w:hAnsiTheme="minorEastAsia" w:cs="Arial"/>
          <w:sz w:val="28"/>
          <w:szCs w:val="28"/>
        </w:rPr>
        <w:t xml:space="preserve">Average weekly </w:t>
      </w:r>
      <w:commentRangeStart w:id="38"/>
      <w:r w:rsidRPr="002C709A">
        <w:rPr>
          <w:rFonts w:asciiTheme="minorEastAsia" w:hAnsiTheme="minorEastAsia" w:cs="Arial"/>
          <w:sz w:val="24"/>
          <w:szCs w:val="24"/>
        </w:rPr>
        <w:t>VPD</w:t>
      </w:r>
      <w:commentRangeEnd w:id="38"/>
      <w:r w:rsidR="00772868">
        <w:rPr>
          <w:rStyle w:val="CommentReference"/>
        </w:rPr>
        <w:commentReference w:id="38"/>
      </w:r>
      <w:r w:rsidRPr="002C709A">
        <w:rPr>
          <w:rFonts w:asciiTheme="minorEastAsia" w:hAnsiTheme="minorEastAsia" w:cs="Arial"/>
          <w:sz w:val="24"/>
          <w:szCs w:val="24"/>
        </w:rPr>
        <w:t xml:space="preserve"> ranged from 0 to 1.59 kPa for all stands throughout the growing season. REW was averaged by </w:t>
      </w:r>
      <w:commentRangeStart w:id="39"/>
      <w:r w:rsidRPr="002C709A">
        <w:rPr>
          <w:rFonts w:asciiTheme="minorEastAsia" w:hAnsiTheme="minorEastAsia" w:cs="Arial"/>
          <w:sz w:val="24"/>
          <w:szCs w:val="24"/>
        </w:rPr>
        <w:t>density</w:t>
      </w:r>
      <w:commentRangeEnd w:id="39"/>
      <w:r w:rsidR="002A57AD">
        <w:rPr>
          <w:rStyle w:val="CommentReference"/>
        </w:rPr>
        <w:commentReference w:id="39"/>
      </w:r>
      <w:r w:rsidRPr="002C709A">
        <w:rPr>
          <w:rFonts w:asciiTheme="minorEastAsia" w:hAnsiTheme="minorEastAsia" w:cs="Arial"/>
          <w:sz w:val="24"/>
          <w:szCs w:val="24"/>
        </w:rPr>
        <w:t xml:space="preserve"> (Figure 1) </w:t>
      </w:r>
      <w:commentRangeStart w:id="40"/>
      <w:r w:rsidRPr="002C709A">
        <w:rPr>
          <w:rFonts w:asciiTheme="minorEastAsia" w:hAnsiTheme="minorEastAsia" w:cs="Arial"/>
          <w:sz w:val="24"/>
          <w:szCs w:val="24"/>
        </w:rPr>
        <w:t xml:space="preserve">where high density REW ranged from 0.01 to 0.96 and low density REW ranged from 0.02 to 0.91. </w:t>
      </w:r>
      <w:commentRangeEnd w:id="40"/>
      <w:r w:rsidR="00450281">
        <w:rPr>
          <w:rStyle w:val="CommentReference"/>
        </w:rPr>
        <w:commentReference w:id="40"/>
      </w:r>
      <w:r w:rsidR="000E0F24" w:rsidRPr="002C709A">
        <w:rPr>
          <w:rFonts w:asciiTheme="minorEastAsia" w:hAnsiTheme="minorEastAsia" w:cs="Arial"/>
          <w:sz w:val="24"/>
          <w:szCs w:val="24"/>
        </w:rPr>
        <w:t xml:space="preserve">High density REW </w:t>
      </w:r>
      <w:r w:rsidR="000E0F24" w:rsidRPr="002C709A">
        <w:rPr>
          <w:rFonts w:asciiTheme="minorEastAsia" w:hAnsiTheme="minorEastAsia" w:cs="Arial"/>
          <w:sz w:val="24"/>
          <w:szCs w:val="24"/>
        </w:rPr>
        <w:lastRenderedPageBreak/>
        <w:t xml:space="preserve">appeared to decline faster than low density when REW was low and VPD was high. </w:t>
      </w:r>
      <w:commentRangeStart w:id="41"/>
      <w:r w:rsidRPr="002C709A">
        <w:rPr>
          <w:rFonts w:asciiTheme="minorEastAsia" w:hAnsiTheme="minorEastAsia" w:cs="Arial"/>
          <w:sz w:val="24"/>
          <w:szCs w:val="24"/>
        </w:rPr>
        <w:t xml:space="preserve">VPD was inversely related with REW throughout the growing season. </w:t>
      </w:r>
      <w:commentRangeEnd w:id="41"/>
      <w:r w:rsidR="00450281">
        <w:rPr>
          <w:rStyle w:val="CommentReference"/>
        </w:rPr>
        <w:commentReference w:id="41"/>
      </w:r>
      <w:r w:rsidRPr="002C709A">
        <w:rPr>
          <w:rFonts w:asciiTheme="minorEastAsia" w:hAnsiTheme="minorEastAsia" w:cs="Arial"/>
          <w:sz w:val="24"/>
          <w:szCs w:val="24"/>
        </w:rPr>
        <w:t xml:space="preserve">Valleys of VPD and peaks of REW signified the occurrence of raining events, followed </w:t>
      </w:r>
      <w:commentRangeStart w:id="42"/>
      <w:r w:rsidRPr="002C709A">
        <w:rPr>
          <w:rFonts w:asciiTheme="minorEastAsia" w:hAnsiTheme="minorEastAsia" w:cs="Arial"/>
          <w:sz w:val="24"/>
          <w:szCs w:val="24"/>
        </w:rPr>
        <w:t xml:space="preserve">by steady increase in VPD </w:t>
      </w:r>
      <w:commentRangeEnd w:id="42"/>
      <w:r w:rsidR="00450281">
        <w:rPr>
          <w:rStyle w:val="CommentReference"/>
        </w:rPr>
        <w:commentReference w:id="42"/>
      </w:r>
      <w:r w:rsidRPr="002C709A">
        <w:rPr>
          <w:rFonts w:asciiTheme="minorEastAsia" w:hAnsiTheme="minorEastAsia" w:cs="Arial"/>
          <w:sz w:val="24"/>
          <w:szCs w:val="24"/>
        </w:rPr>
        <w:t xml:space="preserve">and decrease in REW as the water content in both air and soil declined. </w:t>
      </w:r>
      <w:commentRangeStart w:id="43"/>
      <w:r w:rsidR="00A93DDF" w:rsidRPr="002C709A">
        <w:rPr>
          <w:noProof/>
        </w:rPr>
        <w:drawing>
          <wp:inline distT="0" distB="0" distL="0" distR="0" wp14:anchorId="18CFC525" wp14:editId="344B1317">
            <wp:extent cx="6020474" cy="3010237"/>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2740" cy="3011370"/>
                    </a:xfrm>
                    <a:prstGeom prst="rect">
                      <a:avLst/>
                    </a:prstGeom>
                    <a:noFill/>
                    <a:ln>
                      <a:noFill/>
                    </a:ln>
                  </pic:spPr>
                </pic:pic>
              </a:graphicData>
            </a:graphic>
          </wp:inline>
        </w:drawing>
      </w:r>
      <w:commentRangeEnd w:id="43"/>
      <w:r w:rsidR="00450281">
        <w:rPr>
          <w:rStyle w:val="CommentReference"/>
        </w:rPr>
        <w:commentReference w:id="43"/>
      </w:r>
    </w:p>
    <w:p w14:paraId="71EFE55B" w14:textId="2FE5F3A8" w:rsidR="005E4E1E" w:rsidRPr="002C709A" w:rsidRDefault="00306100" w:rsidP="00B3265A">
      <w:pPr>
        <w:spacing w:after="0" w:line="240" w:lineRule="auto"/>
        <w:rPr>
          <w:rFonts w:asciiTheme="minorEastAsia" w:hAnsiTheme="minorEastAsia" w:cs="Arial"/>
          <w:sz w:val="24"/>
          <w:szCs w:val="24"/>
        </w:rPr>
      </w:pPr>
      <w:r w:rsidRPr="002C709A">
        <w:rPr>
          <w:rFonts w:asciiTheme="minorEastAsia" w:hAnsiTheme="minorEastAsia" w:cs="Arial"/>
          <w:b/>
          <w:bCs/>
          <w:sz w:val="24"/>
          <w:szCs w:val="24"/>
        </w:rPr>
        <w:t>Figure 1</w:t>
      </w:r>
      <w:r w:rsidRPr="002C709A">
        <w:rPr>
          <w:rFonts w:asciiTheme="minorEastAsia" w:hAnsiTheme="minorEastAsia" w:cs="Arial"/>
          <w:sz w:val="24"/>
          <w:szCs w:val="24"/>
        </w:rPr>
        <w:t xml:space="preserve">. Daily </w:t>
      </w:r>
      <w:commentRangeStart w:id="44"/>
      <w:r w:rsidRPr="002C709A">
        <w:rPr>
          <w:rFonts w:asciiTheme="minorEastAsia" w:hAnsiTheme="minorEastAsia" w:cs="Arial"/>
          <w:sz w:val="24"/>
          <w:szCs w:val="24"/>
        </w:rPr>
        <w:t>REW</w:t>
      </w:r>
      <w:commentRangeEnd w:id="44"/>
      <w:r w:rsidR="004F1CFE">
        <w:rPr>
          <w:rStyle w:val="CommentReference"/>
        </w:rPr>
        <w:commentReference w:id="44"/>
      </w:r>
      <w:r w:rsidRPr="002C709A">
        <w:rPr>
          <w:rFonts w:asciiTheme="minorEastAsia" w:hAnsiTheme="minorEastAsia" w:cs="Arial"/>
          <w:sz w:val="24"/>
          <w:szCs w:val="24"/>
        </w:rPr>
        <w:t xml:space="preserve"> averaged by density during growing season. DOY: Date of year</w:t>
      </w:r>
      <w:bookmarkEnd w:id="34"/>
    </w:p>
    <w:p w14:paraId="794E2EC6" w14:textId="77777777" w:rsidR="00CC4475" w:rsidRPr="002C709A" w:rsidRDefault="00CC4475" w:rsidP="00CC4475">
      <w:pPr>
        <w:spacing w:after="0" w:line="240" w:lineRule="auto"/>
        <w:rPr>
          <w:rFonts w:asciiTheme="minorEastAsia" w:hAnsiTheme="minorEastAsia" w:cs="Arial"/>
          <w:sz w:val="24"/>
          <w:szCs w:val="24"/>
        </w:rPr>
      </w:pPr>
    </w:p>
    <w:p w14:paraId="36042121" w14:textId="77777777" w:rsidR="00043F60" w:rsidRPr="002C709A" w:rsidRDefault="005E4E1E" w:rsidP="00043F60">
      <w:pPr>
        <w:spacing w:after="0" w:line="480" w:lineRule="auto"/>
        <w:rPr>
          <w:rFonts w:asciiTheme="minorEastAsia" w:hAnsiTheme="minorEastAsia" w:cs="Arial"/>
          <w:b/>
          <w:bCs/>
          <w:sz w:val="28"/>
          <w:szCs w:val="28"/>
        </w:rPr>
      </w:pPr>
      <w:r w:rsidRPr="002C709A">
        <w:rPr>
          <w:rFonts w:asciiTheme="minorEastAsia" w:hAnsiTheme="minorEastAsia" w:cs="Arial"/>
          <w:sz w:val="24"/>
          <w:szCs w:val="24"/>
        </w:rPr>
        <w:t xml:space="preserve"> </w:t>
      </w:r>
      <w:r w:rsidR="00043F60" w:rsidRPr="002C709A">
        <w:rPr>
          <w:rFonts w:asciiTheme="minorEastAsia" w:hAnsiTheme="minorEastAsia" w:cs="Arial"/>
          <w:b/>
          <w:bCs/>
          <w:sz w:val="28"/>
          <w:szCs w:val="28"/>
        </w:rPr>
        <w:t xml:space="preserve">3.2 Variation in </w:t>
      </w:r>
      <w:proofErr w:type="spellStart"/>
      <w:r w:rsidR="00043F60" w:rsidRPr="002C709A">
        <w:rPr>
          <w:rFonts w:asciiTheme="minorEastAsia" w:hAnsiTheme="minorEastAsia" w:cs="Arial"/>
          <w:b/>
          <w:bCs/>
          <w:sz w:val="28"/>
          <w:szCs w:val="28"/>
        </w:rPr>
        <w:t>Sapflux</w:t>
      </w:r>
      <w:proofErr w:type="spellEnd"/>
      <w:r w:rsidR="00043F60" w:rsidRPr="002C709A">
        <w:rPr>
          <w:rFonts w:asciiTheme="minorEastAsia" w:hAnsiTheme="minorEastAsia" w:cs="Arial"/>
          <w:b/>
          <w:bCs/>
          <w:sz w:val="28"/>
          <w:szCs w:val="28"/>
        </w:rPr>
        <w:t xml:space="preserve"> Probe Position</w:t>
      </w:r>
    </w:p>
    <w:p w14:paraId="5777BC77" w14:textId="001F7181" w:rsidR="00043F60" w:rsidRPr="002C709A" w:rsidRDefault="00043F60" w:rsidP="00043F60">
      <w:pPr>
        <w:spacing w:after="0" w:line="480" w:lineRule="auto"/>
        <w:rPr>
          <w:rFonts w:asciiTheme="minorEastAsia" w:hAnsiTheme="minorEastAsia" w:cs="Arial"/>
          <w:sz w:val="24"/>
          <w:szCs w:val="24"/>
        </w:rPr>
      </w:pPr>
      <w:r w:rsidRPr="002C709A">
        <w:rPr>
          <w:rFonts w:asciiTheme="minorEastAsia" w:hAnsiTheme="minorEastAsia" w:cs="Arial"/>
          <w:sz w:val="24"/>
          <w:szCs w:val="24"/>
        </w:rPr>
        <w:tab/>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between north and south facing probes were not </w:t>
      </w:r>
      <w:r w:rsidR="00676182" w:rsidRPr="002C709A">
        <w:rPr>
          <w:rFonts w:asciiTheme="minorEastAsia" w:hAnsiTheme="minorEastAsia" w:cs="Arial"/>
          <w:sz w:val="24"/>
          <w:szCs w:val="24"/>
        </w:rPr>
        <w:t>statistically different</w:t>
      </w:r>
      <w:r w:rsidRPr="002C709A">
        <w:rPr>
          <w:rFonts w:asciiTheme="minorEastAsia" w:hAnsiTheme="minorEastAsia" w:cs="Arial"/>
          <w:sz w:val="24"/>
          <w:szCs w:val="24"/>
        </w:rPr>
        <w:t xml:space="preserve"> (P = 0.46) </w:t>
      </w:r>
      <w:r w:rsidR="00676182" w:rsidRPr="002C709A">
        <w:rPr>
          <w:rFonts w:asciiTheme="minorEastAsia" w:hAnsiTheme="minorEastAsia" w:cs="Arial"/>
          <w:sz w:val="24"/>
          <w:szCs w:val="24"/>
        </w:rPr>
        <w:t>where</w:t>
      </w:r>
      <w:r w:rsidRPr="002C709A">
        <w:rPr>
          <w:rFonts w:asciiTheme="minorEastAsia" w:hAnsiTheme="minorEastAsia" w:cs="Arial"/>
          <w:sz w:val="24"/>
          <w:szCs w:val="24"/>
        </w:rPr>
        <w:t xml:space="preserve">as </w:t>
      </w:r>
      <w:r w:rsidR="00676182" w:rsidRPr="002C709A">
        <w:rPr>
          <w:rFonts w:asciiTheme="minorEastAsia" w:hAnsiTheme="minorEastAsia" w:cs="Arial"/>
          <w:sz w:val="24"/>
          <w:szCs w:val="24"/>
        </w:rPr>
        <w:t xml:space="preserve">those </w:t>
      </w:r>
      <w:r w:rsidRPr="002C709A">
        <w:rPr>
          <w:rFonts w:asciiTheme="minorEastAsia" w:hAnsiTheme="minorEastAsia" w:cs="Arial"/>
          <w:sz w:val="24"/>
          <w:szCs w:val="24"/>
        </w:rPr>
        <w:t>between inner and outer probes were</w:t>
      </w:r>
      <w:r w:rsidR="00676182" w:rsidRPr="002C709A">
        <w:rPr>
          <w:rFonts w:asciiTheme="minorEastAsia" w:hAnsiTheme="minorEastAsia" w:cs="Arial"/>
          <w:sz w:val="24"/>
          <w:szCs w:val="24"/>
        </w:rPr>
        <w:t xml:space="preserve"> significantly different</w:t>
      </w:r>
      <w:r w:rsidRPr="002C709A">
        <w:rPr>
          <w:rFonts w:asciiTheme="minorEastAsia" w:hAnsiTheme="minorEastAsia" w:cs="Arial"/>
          <w:sz w:val="24"/>
          <w:szCs w:val="24"/>
        </w:rPr>
        <w:t xml:space="preserve"> (P&lt;</w:t>
      </w:r>
      <w:r w:rsidR="00CC4475" w:rsidRPr="002C709A">
        <w:rPr>
          <w:rFonts w:asciiTheme="minorEastAsia" w:hAnsiTheme="minorEastAsia" w:cs="Arial"/>
          <w:sz w:val="24"/>
          <w:szCs w:val="24"/>
        </w:rPr>
        <w:t>0.001,</w:t>
      </w:r>
      <w:r w:rsidRPr="002C709A">
        <w:rPr>
          <w:rFonts w:asciiTheme="minorEastAsia" w:hAnsiTheme="minorEastAsia" w:cs="Arial"/>
          <w:sz w:val="24"/>
          <w:szCs w:val="24"/>
        </w:rPr>
        <w:t xml:space="preserve"> Table </w:t>
      </w:r>
      <w:r w:rsidR="00563358">
        <w:rPr>
          <w:rFonts w:asciiTheme="minorEastAsia" w:hAnsiTheme="minorEastAsia" w:cs="Arial"/>
          <w:sz w:val="24"/>
          <w:szCs w:val="24"/>
        </w:rPr>
        <w:t>2</w:t>
      </w:r>
      <w:r w:rsidRPr="002C709A">
        <w:rPr>
          <w:rFonts w:asciiTheme="minorEastAsia" w:hAnsiTheme="minorEastAsia" w:cs="Arial"/>
          <w:sz w:val="24"/>
          <w:szCs w:val="24"/>
        </w:rPr>
        <w:t xml:space="preserve">). As </w:t>
      </w:r>
      <w:r w:rsidR="00BB2EAA" w:rsidRPr="002C709A">
        <w:rPr>
          <w:rFonts w:asciiTheme="minorEastAsia" w:hAnsiTheme="minorEastAsia" w:cs="Arial"/>
          <w:sz w:val="24"/>
          <w:szCs w:val="24"/>
        </w:rPr>
        <w:t xml:space="preserve">mentioned </w:t>
      </w:r>
      <w:r w:rsidRPr="002C709A">
        <w:rPr>
          <w:rFonts w:asciiTheme="minorEastAsia" w:hAnsiTheme="minorEastAsia" w:cs="Arial"/>
          <w:sz w:val="24"/>
          <w:szCs w:val="24"/>
        </w:rPr>
        <w:t>in Method</w:t>
      </w:r>
      <w:r w:rsidR="00450281">
        <w:rPr>
          <w:rFonts w:asciiTheme="minorEastAsia" w:hAnsiTheme="minorEastAsia" w:cs="Arial"/>
          <w:sz w:val="24"/>
          <w:szCs w:val="24"/>
        </w:rPr>
        <w:t>s</w:t>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averaged across probe orientation and inner</w:t>
      </w:r>
      <w:r w:rsidR="00BB2EAA" w:rsidRPr="002C709A">
        <w:rPr>
          <w:rFonts w:asciiTheme="minorEastAsia" w:hAnsiTheme="minorEastAsia" w:cs="Arial"/>
          <w:sz w:val="24"/>
          <w:szCs w:val="24"/>
        </w:rPr>
        <w:t>most</w:t>
      </w:r>
      <w:r w:rsidRPr="002C709A">
        <w:rPr>
          <w:rFonts w:asciiTheme="minorEastAsia" w:hAnsiTheme="minorEastAsia" w:cs="Arial"/>
          <w:sz w:val="24"/>
          <w:szCs w:val="24"/>
        </w:rPr>
        <w:t xml:space="preserve"> </w:t>
      </w:r>
      <w:proofErr w:type="spellStart"/>
      <w:r w:rsidR="00BB2EAA"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calculated as ½ outer probe readings</w:t>
      </w:r>
      <w:r w:rsidR="00BB2EAA" w:rsidRPr="002C709A">
        <w:rPr>
          <w:rFonts w:asciiTheme="minorEastAsia" w:hAnsiTheme="minorEastAsia" w:cs="Arial"/>
          <w:sz w:val="24"/>
          <w:szCs w:val="24"/>
        </w:rPr>
        <w:t xml:space="preserve"> for </w:t>
      </w:r>
      <w:proofErr w:type="spellStart"/>
      <w:r w:rsidR="00BB2EAA" w:rsidRPr="002C709A">
        <w:rPr>
          <w:rFonts w:asciiTheme="minorEastAsia" w:hAnsiTheme="minorEastAsia" w:cs="Arial"/>
          <w:sz w:val="24"/>
          <w:szCs w:val="24"/>
        </w:rPr>
        <w:t>sapflow</w:t>
      </w:r>
      <w:proofErr w:type="spellEnd"/>
      <w:r w:rsidR="00BB2EAA" w:rsidRPr="002C709A">
        <w:rPr>
          <w:rFonts w:asciiTheme="minorEastAsia" w:hAnsiTheme="minorEastAsia" w:cs="Arial"/>
          <w:sz w:val="24"/>
          <w:szCs w:val="24"/>
        </w:rPr>
        <w:t xml:space="preserve"> calculation</w:t>
      </w:r>
      <w:r w:rsidRPr="002C709A">
        <w:rPr>
          <w:rFonts w:asciiTheme="minorEastAsia" w:hAnsiTheme="minorEastAsia" w:cs="Arial"/>
          <w:sz w:val="24"/>
          <w:szCs w:val="24"/>
        </w:rPr>
        <w:t>.</w:t>
      </w:r>
    </w:p>
    <w:p w14:paraId="2785F407" w14:textId="77777777" w:rsidR="00043F60" w:rsidRPr="002C709A" w:rsidRDefault="00043F60" w:rsidP="00043F60">
      <w:pPr>
        <w:spacing w:after="0" w:line="240" w:lineRule="auto"/>
        <w:rPr>
          <w:rFonts w:asciiTheme="minorEastAsia" w:hAnsiTheme="minorEastAsia" w:cs="Arial"/>
          <w:sz w:val="24"/>
          <w:szCs w:val="24"/>
        </w:rPr>
      </w:pPr>
    </w:p>
    <w:p w14:paraId="58EF7F5E" w14:textId="5F2AFABC" w:rsidR="00043F60" w:rsidRPr="002C709A" w:rsidRDefault="00043F60" w:rsidP="00043F60">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Table </w:t>
      </w:r>
      <w:r w:rsidR="00563358">
        <w:rPr>
          <w:rFonts w:asciiTheme="minorEastAsia" w:hAnsiTheme="minorEastAsia" w:cs="Arial"/>
          <w:b/>
          <w:bCs/>
          <w:sz w:val="24"/>
          <w:szCs w:val="24"/>
        </w:rPr>
        <w:t>2</w:t>
      </w:r>
      <w:r w:rsidRPr="002C709A">
        <w:rPr>
          <w:rFonts w:asciiTheme="minorEastAsia" w:hAnsiTheme="minorEastAsia" w:cs="Arial"/>
          <w:b/>
          <w:bCs/>
          <w:sz w:val="24"/>
          <w:szCs w:val="24"/>
        </w:rPr>
        <w:t xml:space="preserve">. </w:t>
      </w:r>
      <w:commentRangeStart w:id="45"/>
      <w:r w:rsidRPr="002C709A">
        <w:rPr>
          <w:rFonts w:asciiTheme="minorEastAsia" w:hAnsiTheme="minorEastAsia" w:cs="Arial"/>
          <w:sz w:val="24"/>
          <w:szCs w:val="24"/>
        </w:rPr>
        <w:t xml:space="preserve">Probability table of paired t-tests in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t>
      </w:r>
      <w:commentRangeEnd w:id="45"/>
      <w:r w:rsidR="004F1CFE">
        <w:rPr>
          <w:rStyle w:val="CommentReference"/>
        </w:rPr>
        <w:commentReference w:id="45"/>
      </w:r>
    </w:p>
    <w:p w14:paraId="76F61648" w14:textId="23876859" w:rsidR="00043F60" w:rsidRPr="002C709A" w:rsidRDefault="001A28BD" w:rsidP="00043F60">
      <w:pPr>
        <w:spacing w:after="0" w:line="480" w:lineRule="auto"/>
        <w:jc w:val="center"/>
        <w:rPr>
          <w:rFonts w:asciiTheme="minorEastAsia" w:hAnsiTheme="minorEastAsia" w:cs="Arial"/>
          <w:sz w:val="24"/>
          <w:szCs w:val="24"/>
        </w:rPr>
      </w:pPr>
      <w:r w:rsidRPr="002C709A">
        <w:rPr>
          <w:noProof/>
        </w:rPr>
        <w:lastRenderedPageBreak/>
        <w:drawing>
          <wp:inline distT="0" distB="0" distL="0" distR="0" wp14:anchorId="13367183" wp14:editId="3150E37F">
            <wp:extent cx="4410159" cy="7840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953" cy="789207"/>
                    </a:xfrm>
                    <a:prstGeom prst="rect">
                      <a:avLst/>
                    </a:prstGeom>
                    <a:noFill/>
                    <a:ln>
                      <a:noFill/>
                    </a:ln>
                  </pic:spPr>
                </pic:pic>
              </a:graphicData>
            </a:graphic>
          </wp:inline>
        </w:drawing>
      </w:r>
    </w:p>
    <w:p w14:paraId="59C1BFE4" w14:textId="77777777" w:rsidR="00043F60" w:rsidRPr="002C709A" w:rsidRDefault="00043F60" w:rsidP="00043F60">
      <w:pPr>
        <w:spacing w:after="0" w:line="240" w:lineRule="auto"/>
        <w:jc w:val="center"/>
        <w:rPr>
          <w:rFonts w:asciiTheme="minorEastAsia" w:hAnsiTheme="minorEastAsia" w:cs="Arial"/>
          <w:sz w:val="24"/>
          <w:szCs w:val="24"/>
        </w:rPr>
      </w:pPr>
    </w:p>
    <w:p w14:paraId="78EB71DB" w14:textId="6979DF42" w:rsidR="00043F60" w:rsidRPr="002C709A" w:rsidRDefault="00043F60" w:rsidP="00043F60">
      <w:pPr>
        <w:spacing w:after="0" w:line="480" w:lineRule="auto"/>
        <w:jc w:val="both"/>
        <w:rPr>
          <w:rFonts w:asciiTheme="minorEastAsia" w:hAnsiTheme="minorEastAsia" w:cs="Arial"/>
          <w:b/>
          <w:bCs/>
          <w:sz w:val="24"/>
          <w:szCs w:val="24"/>
        </w:rPr>
      </w:pPr>
      <w:r w:rsidRPr="002C709A">
        <w:rPr>
          <w:rFonts w:asciiTheme="minorEastAsia" w:hAnsiTheme="minorEastAsia" w:cs="Arial"/>
          <w:sz w:val="24"/>
          <w:szCs w:val="24"/>
        </w:rPr>
        <w:tab/>
        <w:t xml:space="preserve">As shown in Figure </w:t>
      </w:r>
      <w:r w:rsidR="00BB2EAA" w:rsidRPr="002C709A">
        <w:rPr>
          <w:rFonts w:asciiTheme="minorEastAsia" w:hAnsiTheme="minorEastAsia" w:cs="Arial"/>
          <w:sz w:val="24"/>
          <w:szCs w:val="24"/>
        </w:rPr>
        <w:t>3</w:t>
      </w:r>
      <w:r w:rsidRPr="002C709A">
        <w:rPr>
          <w:rFonts w:asciiTheme="minorEastAsia" w:hAnsiTheme="minorEastAsia" w:cs="Arial"/>
          <w:sz w:val="24"/>
          <w:szCs w:val="24"/>
        </w:rPr>
        <w:t xml:space="preserve">, while both inner and outer probes approached </w:t>
      </w:r>
      <w:commentRangeStart w:id="46"/>
      <w:r w:rsidRPr="002C709A">
        <w:rPr>
          <w:rFonts w:asciiTheme="minorEastAsia" w:hAnsiTheme="minorEastAsia" w:cs="Arial"/>
          <w:sz w:val="24"/>
          <w:szCs w:val="24"/>
        </w:rPr>
        <w:t xml:space="preserve">similar lower values </w:t>
      </w:r>
      <w:commentRangeEnd w:id="46"/>
      <w:r w:rsidR="00450281">
        <w:rPr>
          <w:rStyle w:val="CommentReference"/>
        </w:rPr>
        <w:commentReference w:id="46"/>
      </w:r>
      <w:r w:rsidRPr="002C709A">
        <w:rPr>
          <w:rFonts w:asciiTheme="minorEastAsia" w:hAnsiTheme="minorEastAsia" w:cs="Arial"/>
          <w:sz w:val="24"/>
          <w:szCs w:val="24"/>
        </w:rPr>
        <w:t xml:space="preserve">across treatments, the pattern of inner and outer probes was drastically different between treatments. Genotype A and B showed greater inner-outer probe difference while planted in low density, while genotype C and O showed greater inner-outer probe difference when planted in high density. Genotype C exhibited the least variation between high and low planting densities comparing to other genotypes. </w:t>
      </w:r>
      <w:commentRangeStart w:id="47"/>
      <w:r w:rsidRPr="002C709A">
        <w:rPr>
          <w:rFonts w:asciiTheme="minorEastAsia" w:hAnsiTheme="minorEastAsia" w:cs="Arial"/>
          <w:sz w:val="24"/>
          <w:szCs w:val="24"/>
        </w:rPr>
        <w:t>From the greatest to smallest differences, the genotypes rank O, C B, A in high planting density and B, A, O C in low planting density.</w:t>
      </w:r>
      <w:commentRangeEnd w:id="47"/>
      <w:r w:rsidR="00450281">
        <w:rPr>
          <w:rStyle w:val="CommentReference"/>
        </w:rPr>
        <w:commentReference w:id="47"/>
      </w:r>
    </w:p>
    <w:p w14:paraId="7B7BCB34" w14:textId="4EE3D8F9" w:rsidR="00043F60" w:rsidRPr="002C709A" w:rsidRDefault="00676182" w:rsidP="00043F60">
      <w:pPr>
        <w:spacing w:after="0" w:line="480" w:lineRule="auto"/>
        <w:rPr>
          <w:rFonts w:asciiTheme="minorEastAsia" w:hAnsiTheme="minorEastAsia" w:cs="Arial"/>
          <w:b/>
          <w:bCs/>
          <w:sz w:val="28"/>
          <w:szCs w:val="28"/>
        </w:rPr>
      </w:pPr>
      <w:r w:rsidRPr="002C709A">
        <w:rPr>
          <w:noProof/>
        </w:rPr>
        <w:lastRenderedPageBreak/>
        <w:drawing>
          <wp:inline distT="0" distB="0" distL="0" distR="0" wp14:anchorId="09D06201" wp14:editId="3FB8DA76">
            <wp:extent cx="5878195" cy="8229600"/>
            <wp:effectExtent l="0" t="0" r="8255" b="0"/>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8195" cy="8229600"/>
                    </a:xfrm>
                    <a:prstGeom prst="rect">
                      <a:avLst/>
                    </a:prstGeom>
                    <a:noFill/>
                    <a:ln>
                      <a:noFill/>
                    </a:ln>
                  </pic:spPr>
                </pic:pic>
              </a:graphicData>
            </a:graphic>
          </wp:inline>
        </w:drawing>
      </w:r>
    </w:p>
    <w:p w14:paraId="572F726A" w14:textId="1350319E" w:rsidR="00043F60" w:rsidRPr="002C709A" w:rsidRDefault="00043F60" w:rsidP="00043F60">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lastRenderedPageBreak/>
        <w:t xml:space="preserve">Figure </w:t>
      </w:r>
      <w:r w:rsidR="00CC4475" w:rsidRPr="002C709A">
        <w:rPr>
          <w:rFonts w:asciiTheme="minorEastAsia" w:hAnsiTheme="minorEastAsia" w:cs="Arial"/>
          <w:b/>
          <w:bCs/>
          <w:sz w:val="24"/>
          <w:szCs w:val="24"/>
        </w:rPr>
        <w:t>3</w:t>
      </w:r>
      <w:r w:rsidRPr="002C709A">
        <w:rPr>
          <w:rFonts w:asciiTheme="minorEastAsia" w:hAnsiTheme="minorEastAsia" w:cs="Arial"/>
          <w:sz w:val="24"/>
          <w:szCs w:val="24"/>
        </w:rPr>
        <w:t xml:space="preserve">. </w:t>
      </w:r>
      <w:commentRangeStart w:id="48"/>
      <w:r w:rsidRPr="002C709A">
        <w:rPr>
          <w:rFonts w:asciiTheme="minorEastAsia" w:hAnsiTheme="minorEastAsia" w:cs="Arial"/>
          <w:sz w:val="24"/>
          <w:szCs w:val="24"/>
        </w:rPr>
        <w:t xml:space="preserve">Inner and outer probe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within each treatment (Block 4 only; I = inner, O = outer)</w:t>
      </w:r>
      <w:commentRangeEnd w:id="48"/>
      <w:r w:rsidR="004F1CFE">
        <w:rPr>
          <w:rStyle w:val="CommentReference"/>
        </w:rPr>
        <w:commentReference w:id="48"/>
      </w:r>
    </w:p>
    <w:p w14:paraId="6AA51B1E" w14:textId="0D9EF655" w:rsidR="002D5BDE" w:rsidRPr="002C709A" w:rsidRDefault="002D5BDE" w:rsidP="00043F60">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ab/>
        <w:t xml:space="preserve">The ANOVA for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returned significant P values for density, genotype, DOY, and the interactions between density and genotype (Table </w:t>
      </w:r>
      <w:commentRangeStart w:id="49"/>
      <w:r w:rsidR="00972619" w:rsidRPr="002C709A">
        <w:rPr>
          <w:rFonts w:asciiTheme="minorEastAsia" w:hAnsiTheme="minorEastAsia" w:cs="Arial"/>
          <w:sz w:val="24"/>
          <w:szCs w:val="24"/>
        </w:rPr>
        <w:t>3</w:t>
      </w:r>
      <w:commentRangeEnd w:id="49"/>
      <w:r w:rsidR="00004D22">
        <w:rPr>
          <w:rStyle w:val="CommentReference"/>
        </w:rPr>
        <w:commentReference w:id="49"/>
      </w:r>
      <w:r w:rsidRPr="002C709A">
        <w:rPr>
          <w:rFonts w:asciiTheme="minorEastAsia" w:hAnsiTheme="minorEastAsia" w:cs="Arial"/>
          <w:sz w:val="24"/>
          <w:szCs w:val="24"/>
        </w:rPr>
        <w:t xml:space="preserve">). </w:t>
      </w:r>
      <w:r w:rsidR="00295CA5">
        <w:rPr>
          <w:rFonts w:asciiTheme="minorEastAsia" w:hAnsiTheme="minorEastAsia" w:cs="Arial"/>
          <w:sz w:val="24"/>
          <w:szCs w:val="24"/>
        </w:rPr>
        <w:t xml:space="preserve">Low density planting resulted in an average of 633 </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00295CA5">
        <w:rPr>
          <w:rFonts w:asciiTheme="minorEastAsia" w:hAnsiTheme="minorEastAsia" w:cs="Arial"/>
          <w:sz w:val="24"/>
          <w:szCs w:val="24"/>
        </w:rPr>
        <w:t xml:space="preserve"> increase in sapflux. </w:t>
      </w:r>
      <w:commentRangeStart w:id="50"/>
      <w:r w:rsidR="00004D22">
        <w:rPr>
          <w:rFonts w:asciiTheme="minorEastAsia" w:hAnsiTheme="minorEastAsia" w:cs="Arial"/>
          <w:sz w:val="24"/>
          <w:szCs w:val="24"/>
        </w:rPr>
        <w:t>R</w:t>
      </w:r>
      <w:r w:rsidRPr="002C709A">
        <w:rPr>
          <w:rFonts w:asciiTheme="minorEastAsia" w:hAnsiTheme="minorEastAsia" w:cs="Arial"/>
          <w:sz w:val="24"/>
          <w:szCs w:val="24"/>
        </w:rPr>
        <w:t xml:space="preserve">anking was consistent with genotypes where </w:t>
      </w:r>
      <w:r w:rsidR="00004D22">
        <w:rPr>
          <w:rFonts w:asciiTheme="minorEastAsia" w:hAnsiTheme="minorEastAsia" w:cs="Arial"/>
          <w:sz w:val="24"/>
          <w:szCs w:val="24"/>
        </w:rPr>
        <w:t xml:space="preserve">genotype </w:t>
      </w:r>
      <w:r w:rsidRPr="002C709A">
        <w:rPr>
          <w:rFonts w:asciiTheme="minorEastAsia" w:hAnsiTheme="minorEastAsia" w:cs="Arial"/>
          <w:sz w:val="24"/>
          <w:szCs w:val="24"/>
        </w:rPr>
        <w:t xml:space="preserve">O </w:t>
      </w:r>
      <w:r w:rsidR="00004D22">
        <w:rPr>
          <w:rFonts w:asciiTheme="minorEastAsia" w:hAnsiTheme="minorEastAsia" w:cs="Arial"/>
          <w:sz w:val="24"/>
          <w:szCs w:val="24"/>
        </w:rPr>
        <w:t xml:space="preserve">had the highest </w:t>
      </w:r>
      <w:proofErr w:type="spellStart"/>
      <w:r w:rsidR="00004D22">
        <w:rPr>
          <w:rFonts w:asciiTheme="minorEastAsia" w:hAnsiTheme="minorEastAsia" w:cs="Arial"/>
          <w:sz w:val="24"/>
          <w:szCs w:val="24"/>
        </w:rPr>
        <w:t>sapflux</w:t>
      </w:r>
      <w:proofErr w:type="spellEnd"/>
      <w:r w:rsidR="00004D22">
        <w:rPr>
          <w:rFonts w:asciiTheme="minorEastAsia" w:hAnsiTheme="minorEastAsia" w:cs="Arial"/>
          <w:sz w:val="24"/>
          <w:szCs w:val="24"/>
        </w:rPr>
        <w:t xml:space="preserve"> </w:t>
      </w:r>
      <w:r w:rsidR="00CC4475" w:rsidRPr="002C709A">
        <w:rPr>
          <w:rFonts w:asciiTheme="minorEastAsia" w:hAnsiTheme="minorEastAsia" w:cs="Arial"/>
          <w:sz w:val="24"/>
          <w:szCs w:val="24"/>
        </w:rPr>
        <w:t>followed by genotype</w:t>
      </w:r>
      <w:r w:rsidR="00004D22">
        <w:rPr>
          <w:rFonts w:asciiTheme="minorEastAsia" w:hAnsiTheme="minorEastAsia" w:cs="Arial"/>
          <w:sz w:val="24"/>
          <w:szCs w:val="24"/>
        </w:rPr>
        <w:t>s</w:t>
      </w:r>
      <w:r w:rsidR="00CC4475" w:rsidRPr="002C709A">
        <w:rPr>
          <w:rFonts w:asciiTheme="minorEastAsia" w:hAnsiTheme="minorEastAsia" w:cs="Arial"/>
          <w:sz w:val="24"/>
          <w:szCs w:val="24"/>
        </w:rPr>
        <w:t xml:space="preserve"> B, A, C across densities </w:t>
      </w:r>
      <w:commentRangeEnd w:id="50"/>
      <w:r w:rsidR="00675B61">
        <w:rPr>
          <w:rStyle w:val="CommentReference"/>
        </w:rPr>
        <w:commentReference w:id="50"/>
      </w:r>
      <w:r w:rsidR="00CC4475" w:rsidRPr="002C709A">
        <w:rPr>
          <w:rFonts w:asciiTheme="minorEastAsia" w:hAnsiTheme="minorEastAsia" w:cs="Arial"/>
          <w:sz w:val="24"/>
          <w:szCs w:val="24"/>
        </w:rPr>
        <w:t xml:space="preserve">(Figure </w:t>
      </w:r>
      <w:commentRangeStart w:id="51"/>
      <w:r w:rsidR="00CC6E40" w:rsidRPr="002C709A">
        <w:rPr>
          <w:rFonts w:asciiTheme="minorEastAsia" w:hAnsiTheme="minorEastAsia" w:cs="Arial"/>
          <w:sz w:val="24"/>
          <w:szCs w:val="24"/>
        </w:rPr>
        <w:t>5</w:t>
      </w:r>
      <w:commentRangeEnd w:id="51"/>
      <w:r w:rsidR="00004D22">
        <w:rPr>
          <w:rStyle w:val="CommentReference"/>
        </w:rPr>
        <w:commentReference w:id="51"/>
      </w:r>
      <w:r w:rsidR="00CC4475" w:rsidRPr="002C709A">
        <w:rPr>
          <w:rFonts w:asciiTheme="minorEastAsia" w:hAnsiTheme="minorEastAsia" w:cs="Arial"/>
          <w:sz w:val="24"/>
          <w:szCs w:val="24"/>
        </w:rPr>
        <w:t>).</w:t>
      </w:r>
      <w:r w:rsidR="00CC6E40" w:rsidRPr="002C709A">
        <w:rPr>
          <w:rFonts w:asciiTheme="minorEastAsia" w:hAnsiTheme="minorEastAsia" w:cs="Arial"/>
          <w:sz w:val="24"/>
          <w:szCs w:val="24"/>
        </w:rPr>
        <w:t xml:space="preserve"> In pair-wise comparison, </w:t>
      </w:r>
      <w:commentRangeStart w:id="52"/>
      <w:r w:rsidR="00CC6E40" w:rsidRPr="002C709A">
        <w:rPr>
          <w:rFonts w:asciiTheme="minorEastAsia" w:hAnsiTheme="minorEastAsia" w:cs="Arial"/>
          <w:sz w:val="24"/>
          <w:szCs w:val="24"/>
        </w:rPr>
        <w:t>all densities and genotypes were statistically different</w:t>
      </w:r>
      <w:commentRangeEnd w:id="52"/>
      <w:r w:rsidR="00675B61">
        <w:rPr>
          <w:rStyle w:val="CommentReference"/>
        </w:rPr>
        <w:commentReference w:id="52"/>
      </w:r>
      <w:r w:rsidR="00CC6E40" w:rsidRPr="002C709A">
        <w:rPr>
          <w:rFonts w:asciiTheme="minorEastAsia" w:hAnsiTheme="minorEastAsia" w:cs="Arial"/>
          <w:sz w:val="24"/>
          <w:szCs w:val="24"/>
        </w:rPr>
        <w:t xml:space="preserve"> except for low density planted genotype B and O</w:t>
      </w:r>
      <w:r w:rsidR="00DA5043">
        <w:rPr>
          <w:rFonts w:asciiTheme="minorEastAsia" w:hAnsiTheme="minorEastAsia" w:cs="Arial"/>
          <w:sz w:val="24"/>
          <w:szCs w:val="24"/>
        </w:rPr>
        <w:t xml:space="preserve"> (Appendix Table 1)</w:t>
      </w:r>
      <w:r w:rsidR="00CC6E40" w:rsidRPr="002C709A">
        <w:rPr>
          <w:rFonts w:asciiTheme="minorEastAsia" w:hAnsiTheme="minorEastAsia" w:cs="Arial"/>
          <w:sz w:val="24"/>
          <w:szCs w:val="24"/>
        </w:rPr>
        <w:t>.</w:t>
      </w:r>
    </w:p>
    <w:p w14:paraId="3DF66769" w14:textId="77777777" w:rsidR="00CC4475" w:rsidRPr="002C709A" w:rsidRDefault="00CC4475" w:rsidP="00CC4475">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3.3 Variation in Sapwood Area between Treatments</w:t>
      </w:r>
      <w:r w:rsidRPr="002C709A">
        <w:rPr>
          <w:rFonts w:asciiTheme="minorEastAsia" w:hAnsiTheme="minorEastAsia" w:cs="Arial"/>
          <w:sz w:val="24"/>
          <w:szCs w:val="24"/>
        </w:rPr>
        <w:t xml:space="preserve">  </w:t>
      </w:r>
    </w:p>
    <w:p w14:paraId="30EA00FC" w14:textId="4CAE8631" w:rsidR="00CC4475" w:rsidRPr="002C709A" w:rsidRDefault="00CC4475" w:rsidP="00CC4475">
      <w:pPr>
        <w:spacing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Genotype A, B, C </w:t>
      </w:r>
      <w:commentRangeStart w:id="53"/>
      <w:r w:rsidRPr="002C709A">
        <w:rPr>
          <w:rFonts w:asciiTheme="minorEastAsia" w:hAnsiTheme="minorEastAsia" w:cs="Arial"/>
          <w:sz w:val="24"/>
          <w:szCs w:val="24"/>
        </w:rPr>
        <w:t xml:space="preserve">shared similar growth curve </w:t>
      </w:r>
      <w:commentRangeEnd w:id="53"/>
      <w:r w:rsidR="00675B61">
        <w:rPr>
          <w:rStyle w:val="CommentReference"/>
        </w:rPr>
        <w:commentReference w:id="53"/>
      </w:r>
      <w:r w:rsidRPr="002C709A">
        <w:rPr>
          <w:rFonts w:asciiTheme="minorEastAsia" w:hAnsiTheme="minorEastAsia" w:cs="Arial"/>
          <w:sz w:val="24"/>
          <w:szCs w:val="24"/>
        </w:rPr>
        <w:t xml:space="preserve">while genotype O experienced </w:t>
      </w:r>
      <w:commentRangeStart w:id="54"/>
      <w:r w:rsidRPr="002C709A">
        <w:rPr>
          <w:rFonts w:asciiTheme="minorEastAsia" w:hAnsiTheme="minorEastAsia" w:cs="Arial"/>
          <w:sz w:val="24"/>
          <w:szCs w:val="24"/>
        </w:rPr>
        <w:t xml:space="preserve">accelerated rate of growth </w:t>
      </w:r>
      <w:commentRangeEnd w:id="54"/>
      <w:r w:rsidR="00675B61">
        <w:rPr>
          <w:rStyle w:val="CommentReference"/>
        </w:rPr>
        <w:commentReference w:id="54"/>
      </w:r>
      <w:r w:rsidRPr="002C709A">
        <w:rPr>
          <w:rFonts w:asciiTheme="minorEastAsia" w:hAnsiTheme="minorEastAsia" w:cs="Arial"/>
          <w:sz w:val="24"/>
          <w:szCs w:val="24"/>
        </w:rPr>
        <w:t xml:space="preserve">during growing season regardless of planting density (Figure 4). </w:t>
      </w:r>
    </w:p>
    <w:p w14:paraId="1C349539" w14:textId="77777777" w:rsidR="00CC4475" w:rsidRPr="002C709A" w:rsidRDefault="00CC4475" w:rsidP="00CC4475">
      <w:pPr>
        <w:spacing w:after="0" w:line="240" w:lineRule="auto"/>
        <w:rPr>
          <w:rFonts w:asciiTheme="minorEastAsia" w:hAnsiTheme="minorEastAsia" w:cs="Arial"/>
          <w:sz w:val="24"/>
          <w:szCs w:val="24"/>
        </w:rPr>
      </w:pPr>
    </w:p>
    <w:p w14:paraId="284D5EBC" w14:textId="23E2447F" w:rsidR="00CC4475" w:rsidRPr="002C709A" w:rsidRDefault="00CC6E40" w:rsidP="00CC4475">
      <w:pPr>
        <w:spacing w:after="0" w:line="480" w:lineRule="auto"/>
        <w:jc w:val="center"/>
        <w:rPr>
          <w:rFonts w:asciiTheme="minorEastAsia" w:hAnsiTheme="minorEastAsia" w:cs="Arial"/>
          <w:b/>
          <w:bCs/>
          <w:sz w:val="32"/>
          <w:szCs w:val="32"/>
        </w:rPr>
      </w:pPr>
      <w:r w:rsidRPr="002C709A">
        <w:rPr>
          <w:noProof/>
        </w:rPr>
        <w:lastRenderedPageBreak/>
        <w:drawing>
          <wp:inline distT="0" distB="0" distL="0" distR="0" wp14:anchorId="045A1D40" wp14:editId="6F971F1C">
            <wp:extent cx="5943600" cy="416052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3B382086" w14:textId="77C2133D" w:rsidR="00CC4475" w:rsidRPr="002C709A" w:rsidRDefault="00CC4475" w:rsidP="00CC4475">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Figure 4</w:t>
      </w:r>
      <w:r w:rsidRPr="002C709A">
        <w:rPr>
          <w:rFonts w:asciiTheme="minorEastAsia" w:hAnsiTheme="minorEastAsia" w:cs="Arial"/>
          <w:sz w:val="24"/>
          <w:szCs w:val="24"/>
        </w:rPr>
        <w:t>. Sapwood per unit ground area increment during 2017, growing season from day 152-273</w:t>
      </w:r>
    </w:p>
    <w:p w14:paraId="7344806E" w14:textId="77777777" w:rsidR="00CC4475" w:rsidRPr="002C709A" w:rsidRDefault="00CC4475" w:rsidP="00CC4475">
      <w:pPr>
        <w:spacing w:after="0" w:line="240" w:lineRule="auto"/>
        <w:rPr>
          <w:rFonts w:asciiTheme="minorEastAsia" w:hAnsiTheme="minorEastAsia" w:cs="Arial"/>
          <w:b/>
          <w:bCs/>
          <w:sz w:val="28"/>
          <w:szCs w:val="28"/>
        </w:rPr>
      </w:pPr>
    </w:p>
    <w:p w14:paraId="527174CE" w14:textId="265CDF97" w:rsidR="00CC4475" w:rsidRPr="002C709A" w:rsidRDefault="00CC4475" w:rsidP="00CC4475">
      <w:pPr>
        <w:spacing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ANOVA for total sapwood area returned significant P values for density, genotype, </w:t>
      </w:r>
      <w:proofErr w:type="gramStart"/>
      <w:r w:rsidRPr="002C709A">
        <w:rPr>
          <w:rFonts w:asciiTheme="minorEastAsia" w:hAnsiTheme="minorEastAsia" w:cs="Arial"/>
          <w:sz w:val="24"/>
          <w:szCs w:val="24"/>
        </w:rPr>
        <w:t>DOY</w:t>
      </w:r>
      <w:proofErr w:type="gramEnd"/>
      <w:r w:rsidRPr="002C709A">
        <w:rPr>
          <w:rFonts w:asciiTheme="minorEastAsia" w:hAnsiTheme="minorEastAsia" w:cs="Arial"/>
          <w:sz w:val="24"/>
          <w:szCs w:val="24"/>
        </w:rPr>
        <w:t xml:space="preserve"> and their two-way interactions (Table </w:t>
      </w:r>
      <w:r w:rsidR="00563358">
        <w:rPr>
          <w:rFonts w:asciiTheme="minorEastAsia" w:hAnsiTheme="minorEastAsia" w:cs="Arial"/>
          <w:sz w:val="24"/>
          <w:szCs w:val="24"/>
        </w:rPr>
        <w:t>4</w:t>
      </w:r>
      <w:r w:rsidRPr="002C709A">
        <w:rPr>
          <w:rFonts w:asciiTheme="minorEastAsia" w:hAnsiTheme="minorEastAsia" w:cs="Arial"/>
          <w:sz w:val="24"/>
          <w:szCs w:val="24"/>
        </w:rPr>
        <w:t>). Low density planting resulted in an average of</w:t>
      </w:r>
      <w:commentRangeStart w:id="55"/>
      <w:r w:rsidRPr="002C709A">
        <w:rPr>
          <w:rFonts w:asciiTheme="minorEastAsia" w:hAnsiTheme="minorEastAsia" w:cs="Arial"/>
          <w:sz w:val="24"/>
          <w:szCs w:val="24"/>
        </w:rPr>
        <w:t xml:space="preserve"> 8.43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w:t>
      </w:r>
      <w:commentRangeEnd w:id="55"/>
      <w:r w:rsidR="00675B61">
        <w:rPr>
          <w:rStyle w:val="CommentReference"/>
        </w:rPr>
        <w:commentReference w:id="55"/>
      </w:r>
      <w:r w:rsidRPr="002C709A">
        <w:rPr>
          <w:rFonts w:asciiTheme="minorEastAsia" w:hAnsiTheme="minorEastAsia" w:cs="Arial"/>
          <w:sz w:val="24"/>
          <w:szCs w:val="24"/>
        </w:rPr>
        <w:t>decline in total sapwood area</w:t>
      </w:r>
      <w:commentRangeStart w:id="56"/>
      <w:r w:rsidRPr="002C709A">
        <w:rPr>
          <w:rFonts w:asciiTheme="minorEastAsia" w:hAnsiTheme="minorEastAsia" w:cs="Arial"/>
          <w:sz w:val="24"/>
          <w:szCs w:val="24"/>
        </w:rPr>
        <w:t xml:space="preserve">. Total sapwood area was highest in both genotype C and B under high planting density, followed by genotype A then O; in low planting density, genotype C remained the highest, followed by genotype A, then O and B which were not significantly different </w:t>
      </w:r>
      <w:commentRangeEnd w:id="56"/>
      <w:r w:rsidR="005F0374">
        <w:rPr>
          <w:rStyle w:val="CommentReference"/>
        </w:rPr>
        <w:commentReference w:id="56"/>
      </w:r>
      <w:r w:rsidRPr="002C709A">
        <w:rPr>
          <w:rFonts w:asciiTheme="minorEastAsia" w:hAnsiTheme="minorEastAsia" w:cs="Arial"/>
          <w:sz w:val="24"/>
          <w:szCs w:val="24"/>
        </w:rPr>
        <w:t>(</w:t>
      </w:r>
      <w:commentRangeStart w:id="57"/>
      <w:r w:rsidR="002324F0" w:rsidRPr="002C709A">
        <w:rPr>
          <w:rFonts w:asciiTheme="minorEastAsia" w:hAnsiTheme="minorEastAsia" w:cs="Arial"/>
          <w:sz w:val="24"/>
          <w:szCs w:val="24"/>
        </w:rPr>
        <w:t xml:space="preserve">Table </w:t>
      </w:r>
      <w:r w:rsidR="00563358">
        <w:rPr>
          <w:rFonts w:asciiTheme="minorEastAsia" w:hAnsiTheme="minorEastAsia" w:cs="Arial"/>
          <w:sz w:val="24"/>
          <w:szCs w:val="24"/>
        </w:rPr>
        <w:t>3</w:t>
      </w:r>
      <w:commentRangeEnd w:id="57"/>
      <w:r w:rsidR="002A57AD">
        <w:rPr>
          <w:rStyle w:val="CommentReference"/>
        </w:rPr>
        <w:commentReference w:id="57"/>
      </w:r>
      <w:r w:rsidR="002324F0" w:rsidRPr="002C709A">
        <w:rPr>
          <w:rFonts w:asciiTheme="minorEastAsia" w:hAnsiTheme="minorEastAsia" w:cs="Arial"/>
          <w:sz w:val="24"/>
          <w:szCs w:val="24"/>
        </w:rPr>
        <w:t xml:space="preserve">, </w:t>
      </w:r>
      <w:r w:rsidRPr="002C709A">
        <w:rPr>
          <w:rFonts w:asciiTheme="minorEastAsia" w:hAnsiTheme="minorEastAsia" w:cs="Arial"/>
          <w:sz w:val="24"/>
          <w:szCs w:val="24"/>
        </w:rPr>
        <w:t>Figure</w:t>
      </w:r>
      <w:r w:rsidR="00CC6E40" w:rsidRPr="002C709A">
        <w:rPr>
          <w:rFonts w:asciiTheme="minorEastAsia" w:hAnsiTheme="minorEastAsia" w:cs="Arial"/>
          <w:sz w:val="24"/>
          <w:szCs w:val="24"/>
        </w:rPr>
        <w:t xml:space="preserve"> 5</w:t>
      </w:r>
      <w:r w:rsidRPr="002C709A">
        <w:rPr>
          <w:rFonts w:asciiTheme="minorEastAsia" w:hAnsiTheme="minorEastAsia" w:cs="Arial"/>
          <w:sz w:val="24"/>
          <w:szCs w:val="24"/>
        </w:rPr>
        <w:t xml:space="preserve">). </w:t>
      </w:r>
      <w:commentRangeStart w:id="58"/>
      <w:r w:rsidR="00DA5043">
        <w:rPr>
          <w:rFonts w:asciiTheme="minorEastAsia" w:hAnsiTheme="minorEastAsia" w:cs="Arial"/>
          <w:sz w:val="24"/>
          <w:szCs w:val="24"/>
        </w:rPr>
        <w:t xml:space="preserve">Genotype B and C were not </w:t>
      </w:r>
      <w:r w:rsidR="00DA5043">
        <w:rPr>
          <w:rFonts w:asciiTheme="minorEastAsia" w:hAnsiTheme="minorEastAsia" w:cs="Arial"/>
          <w:sz w:val="24"/>
          <w:szCs w:val="24"/>
        </w:rPr>
        <w:lastRenderedPageBreak/>
        <w:t>statistically different under high planting density; genotype B and O were not statistically different under low density</w:t>
      </w:r>
      <w:commentRangeEnd w:id="58"/>
      <w:r w:rsidR="002A57AD">
        <w:rPr>
          <w:rStyle w:val="CommentReference"/>
        </w:rPr>
        <w:commentReference w:id="58"/>
      </w:r>
      <w:r w:rsidR="002064A1">
        <w:rPr>
          <w:rFonts w:asciiTheme="minorEastAsia" w:hAnsiTheme="minorEastAsia" w:cs="Arial"/>
          <w:sz w:val="24"/>
          <w:szCs w:val="24"/>
        </w:rPr>
        <w:t xml:space="preserve"> (Appendix Table 2)</w:t>
      </w:r>
      <w:r w:rsidR="00DA5043">
        <w:rPr>
          <w:rFonts w:asciiTheme="minorEastAsia" w:hAnsiTheme="minorEastAsia" w:cs="Arial"/>
          <w:sz w:val="24"/>
          <w:szCs w:val="24"/>
        </w:rPr>
        <w:t xml:space="preserve">. </w:t>
      </w:r>
    </w:p>
    <w:p w14:paraId="59ADBEE8" w14:textId="67259BC4" w:rsidR="002324F0" w:rsidRPr="002C709A" w:rsidRDefault="002324F0" w:rsidP="002324F0">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Table </w:t>
      </w:r>
      <w:r w:rsidR="00563358">
        <w:rPr>
          <w:rFonts w:asciiTheme="minorEastAsia" w:hAnsiTheme="minorEastAsia" w:cs="Arial"/>
          <w:b/>
          <w:bCs/>
          <w:sz w:val="24"/>
          <w:szCs w:val="24"/>
        </w:rPr>
        <w:t>3</w:t>
      </w:r>
      <w:r w:rsidRPr="002C709A">
        <w:rPr>
          <w:rFonts w:asciiTheme="minorEastAsia" w:hAnsiTheme="minorEastAsia" w:cs="Arial"/>
          <w:sz w:val="24"/>
          <w:szCs w:val="24"/>
        </w:rPr>
        <w:t xml:space="preserve">. Summary </w:t>
      </w:r>
      <w:commentRangeStart w:id="59"/>
      <w:r w:rsidRPr="002C709A">
        <w:rPr>
          <w:rFonts w:asciiTheme="minorEastAsia" w:hAnsiTheme="minorEastAsia" w:cs="Arial"/>
          <w:sz w:val="24"/>
          <w:szCs w:val="24"/>
        </w:rPr>
        <w:t xml:space="preserve">of plot level sapwood area  </w:t>
      </w:r>
      <w:commentRangeEnd w:id="59"/>
      <w:r w:rsidR="000F1288">
        <w:rPr>
          <w:rStyle w:val="CommentReference"/>
        </w:rPr>
        <w:commentReference w:id="59"/>
      </w:r>
    </w:p>
    <w:p w14:paraId="7981A3AB" w14:textId="1F10FB4E" w:rsidR="002324F0" w:rsidRPr="002C709A" w:rsidRDefault="00ED1DF2" w:rsidP="002324F0">
      <w:pPr>
        <w:spacing w:after="0" w:line="480" w:lineRule="auto"/>
        <w:jc w:val="center"/>
        <w:rPr>
          <w:rFonts w:asciiTheme="minorEastAsia" w:hAnsiTheme="minorEastAsia" w:cs="Arial"/>
          <w:sz w:val="24"/>
          <w:szCs w:val="24"/>
        </w:rPr>
      </w:pPr>
      <w:r w:rsidRPr="002C709A">
        <w:rPr>
          <w:noProof/>
        </w:rPr>
        <w:drawing>
          <wp:inline distT="0" distB="0" distL="0" distR="0" wp14:anchorId="037D8445" wp14:editId="3E0E84FC">
            <wp:extent cx="5943600" cy="3310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7D70CBB5" w14:textId="77777777" w:rsidR="002324F0" w:rsidRPr="002C709A" w:rsidRDefault="002324F0" w:rsidP="002324F0">
      <w:pPr>
        <w:spacing w:line="240" w:lineRule="auto"/>
        <w:jc w:val="both"/>
        <w:rPr>
          <w:rFonts w:asciiTheme="minorEastAsia" w:hAnsiTheme="minorEastAsia" w:cs="Arial"/>
          <w:sz w:val="24"/>
          <w:szCs w:val="24"/>
        </w:rPr>
      </w:pPr>
    </w:p>
    <w:p w14:paraId="659ADB79" w14:textId="3943FDC7" w:rsidR="00CC4475" w:rsidRPr="002C709A" w:rsidRDefault="00CC4475" w:rsidP="00CC4475">
      <w:pPr>
        <w:spacing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ANOVA for sapwood area increment returned significant P values for density and genotype independently (Table </w:t>
      </w:r>
      <w:r w:rsidR="00563358">
        <w:rPr>
          <w:rFonts w:asciiTheme="minorEastAsia" w:hAnsiTheme="minorEastAsia" w:cs="Arial"/>
          <w:sz w:val="24"/>
          <w:szCs w:val="24"/>
        </w:rPr>
        <w:t>4</w:t>
      </w:r>
      <w:r w:rsidRPr="002C709A">
        <w:rPr>
          <w:rFonts w:asciiTheme="minorEastAsia" w:hAnsiTheme="minorEastAsia" w:cs="Arial"/>
          <w:sz w:val="24"/>
          <w:szCs w:val="24"/>
        </w:rPr>
        <w:t xml:space="preserve">). Low density planting caused an average of </w:t>
      </w:r>
      <w:commentRangeStart w:id="60"/>
      <w:r w:rsidRPr="002C709A">
        <w:rPr>
          <w:rFonts w:asciiTheme="minorEastAsia" w:hAnsiTheme="minorEastAsia" w:cs="Arial"/>
          <w:sz w:val="24"/>
          <w:szCs w:val="24"/>
        </w:rPr>
        <w:t xml:space="preserve">0.51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w:t>
      </w:r>
      <w:commentRangeEnd w:id="60"/>
      <w:r w:rsidR="000F1288">
        <w:rPr>
          <w:rStyle w:val="CommentReference"/>
        </w:rPr>
        <w:commentReference w:id="60"/>
      </w:r>
      <w:r w:rsidRPr="002C709A">
        <w:rPr>
          <w:rFonts w:asciiTheme="minorEastAsia" w:hAnsiTheme="minorEastAsia" w:cs="Arial"/>
          <w:sz w:val="24"/>
          <w:szCs w:val="24"/>
        </w:rPr>
        <w:t xml:space="preserve">decline in sapwood area increment across genotypes. In the order of greatest sapwood area increment to the least sapwood area increment, the genotypes were ranked as C, O, B, A under high planting and as C, O, A, B under low planting density. </w:t>
      </w:r>
      <w:commentRangeStart w:id="61"/>
      <w:r w:rsidRPr="002C709A">
        <w:rPr>
          <w:rFonts w:asciiTheme="minorEastAsia" w:hAnsiTheme="minorEastAsia" w:cs="Arial"/>
          <w:sz w:val="24"/>
          <w:szCs w:val="24"/>
        </w:rPr>
        <w:t xml:space="preserve">However, sapwood area increment did not yield statistically significant differences between treatments in pair-wise comparison. </w:t>
      </w:r>
      <w:commentRangeEnd w:id="61"/>
      <w:r w:rsidR="005F0374">
        <w:rPr>
          <w:rStyle w:val="CommentReference"/>
        </w:rPr>
        <w:commentReference w:id="61"/>
      </w:r>
    </w:p>
    <w:p w14:paraId="00E2AC98" w14:textId="77777777" w:rsidR="00CC4475" w:rsidRPr="002C709A" w:rsidRDefault="00CC4475" w:rsidP="00CC4475">
      <w:pPr>
        <w:spacing w:line="240" w:lineRule="auto"/>
        <w:ind w:firstLine="720"/>
        <w:jc w:val="both"/>
        <w:rPr>
          <w:rFonts w:asciiTheme="minorEastAsia" w:hAnsiTheme="minorEastAsia" w:cs="Arial"/>
          <w:b/>
          <w:bCs/>
          <w:sz w:val="28"/>
          <w:szCs w:val="28"/>
        </w:rPr>
      </w:pPr>
    </w:p>
    <w:p w14:paraId="1303EB75" w14:textId="77777777" w:rsidR="00CC4475" w:rsidRPr="002C709A" w:rsidRDefault="00CC4475" w:rsidP="00CC4475">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 xml:space="preserve">3.4 Variation in </w:t>
      </w:r>
      <w:proofErr w:type="spellStart"/>
      <w:r w:rsidRPr="002C709A">
        <w:rPr>
          <w:rFonts w:asciiTheme="minorEastAsia" w:hAnsiTheme="minorEastAsia" w:cs="Arial"/>
          <w:b/>
          <w:bCs/>
          <w:sz w:val="28"/>
          <w:szCs w:val="28"/>
        </w:rPr>
        <w:t>Sapflow</w:t>
      </w:r>
      <w:proofErr w:type="spellEnd"/>
      <w:r w:rsidRPr="002C709A">
        <w:rPr>
          <w:rFonts w:asciiTheme="minorEastAsia" w:hAnsiTheme="minorEastAsia" w:cs="Arial"/>
          <w:b/>
          <w:bCs/>
          <w:sz w:val="28"/>
          <w:szCs w:val="28"/>
        </w:rPr>
        <w:t xml:space="preserve"> between Treatments</w:t>
      </w:r>
    </w:p>
    <w:p w14:paraId="5B0CA0E2" w14:textId="3BEE77E2" w:rsidR="00CC4475" w:rsidRPr="002C709A" w:rsidRDefault="00CC4475" w:rsidP="002324F0">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ANOVA for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returned significant P values for density, genotype, DOY, and all of their interactions (Table </w:t>
      </w:r>
      <w:r w:rsidR="00563358">
        <w:rPr>
          <w:rFonts w:asciiTheme="minorEastAsia" w:hAnsiTheme="minorEastAsia" w:cs="Arial"/>
          <w:sz w:val="24"/>
          <w:szCs w:val="24"/>
        </w:rPr>
        <w:t>4</w:t>
      </w:r>
      <w:r w:rsidRPr="002C709A">
        <w:rPr>
          <w:rFonts w:asciiTheme="minorEastAsia" w:hAnsiTheme="minorEastAsia" w:cs="Arial"/>
          <w:sz w:val="24"/>
          <w:szCs w:val="24"/>
        </w:rPr>
        <w:t xml:space="preserve">). Low density planting resulted in an average of </w:t>
      </w:r>
      <w:commentRangeStart w:id="62"/>
      <w:r w:rsidRPr="002C709A">
        <w:rPr>
          <w:rFonts w:asciiTheme="minorEastAsia" w:hAnsiTheme="minorEastAsia" w:cs="Arial"/>
          <w:sz w:val="24"/>
          <w:szCs w:val="24"/>
        </w:rPr>
        <w:t xml:space="preserve">1.84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w:commentRangeEnd w:id="62"/>
        <m:r>
          <m:rPr>
            <m:sty m:val="p"/>
          </m:rPr>
          <w:rPr>
            <w:rStyle w:val="CommentReference"/>
          </w:rPr>
          <w:commentReference w:id="62"/>
        </m:r>
      </m:oMath>
      <w:r w:rsidRPr="002C709A">
        <w:rPr>
          <w:rFonts w:asciiTheme="minorEastAsia" w:hAnsiTheme="minorEastAsia" w:cs="Arial"/>
          <w:sz w:val="24"/>
          <w:szCs w:val="24"/>
        </w:rPr>
        <w:t xml:space="preserve"> decrease in daily sapflow comparing to high density planting. Under high p</w:t>
      </w:r>
      <w:proofErr w:type="spellStart"/>
      <w:r w:rsidRPr="002C709A">
        <w:rPr>
          <w:rFonts w:asciiTheme="minorEastAsia" w:hAnsiTheme="minorEastAsia" w:cs="Arial"/>
          <w:sz w:val="24"/>
          <w:szCs w:val="24"/>
        </w:rPr>
        <w:t>lanting</w:t>
      </w:r>
      <w:proofErr w:type="spellEnd"/>
      <w:r w:rsidRPr="002C709A">
        <w:rPr>
          <w:rFonts w:asciiTheme="minorEastAsia" w:hAnsiTheme="minorEastAsia" w:cs="Arial"/>
          <w:sz w:val="24"/>
          <w:szCs w:val="24"/>
        </w:rPr>
        <w:t xml:space="preserve"> density,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in genotype A and O were not statistically different; genotype B was significantly higher than genotype A and O, and genotype A and O were significantly higher than genotype C. Under low planting density, genotype A, C and O were significantly higher than genotype B in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(Figure </w:t>
      </w:r>
      <w:r w:rsidR="002324F0" w:rsidRPr="002C709A">
        <w:rPr>
          <w:rFonts w:asciiTheme="minorEastAsia" w:hAnsiTheme="minorEastAsia" w:cs="Arial"/>
          <w:sz w:val="24"/>
          <w:szCs w:val="24"/>
        </w:rPr>
        <w:t>5</w:t>
      </w:r>
      <w:r w:rsidR="002064A1">
        <w:rPr>
          <w:rFonts w:asciiTheme="minorEastAsia" w:hAnsiTheme="minorEastAsia" w:cs="Arial"/>
          <w:sz w:val="24"/>
          <w:szCs w:val="24"/>
        </w:rPr>
        <w:t>, Appendix Table 3</w:t>
      </w:r>
      <w:r w:rsidRPr="002C709A">
        <w:rPr>
          <w:rFonts w:asciiTheme="minorEastAsia" w:hAnsiTheme="minorEastAsia" w:cs="Arial"/>
          <w:sz w:val="24"/>
          <w:szCs w:val="24"/>
        </w:rPr>
        <w:t>).</w:t>
      </w:r>
    </w:p>
    <w:p w14:paraId="131B1ADF" w14:textId="51214D6E" w:rsidR="002324F0" w:rsidRDefault="00CC4475" w:rsidP="00563358">
      <w:pPr>
        <w:spacing w:after="0" w:line="480" w:lineRule="auto"/>
        <w:ind w:firstLine="720"/>
        <w:jc w:val="both"/>
        <w:rPr>
          <w:rFonts w:asciiTheme="minorEastAsia" w:hAnsiTheme="minorEastAsia" w:cs="Arial"/>
          <w:sz w:val="24"/>
          <w:szCs w:val="24"/>
        </w:rPr>
      </w:pPr>
      <w:commentRangeStart w:id="63"/>
      <w:r w:rsidRPr="002C709A">
        <w:rPr>
          <w:rFonts w:asciiTheme="minorEastAsia" w:hAnsiTheme="minorEastAsia" w:cs="Arial"/>
          <w:sz w:val="24"/>
          <w:szCs w:val="24"/>
        </w:rPr>
        <w:t xml:space="preserve">The ANOVA performed for </w:t>
      </w:r>
      <w:proofErr w:type="spellStart"/>
      <w:proofErr w:type="gramStart"/>
      <w:r w:rsidR="002324F0" w:rsidRPr="002C709A">
        <w:rPr>
          <w:rFonts w:asciiTheme="minorEastAsia" w:hAnsiTheme="minorEastAsia" w:cs="Arial"/>
          <w:sz w:val="24"/>
          <w:szCs w:val="24"/>
        </w:rPr>
        <w:t>sapflux</w:t>
      </w:r>
      <w:proofErr w:type="spellEnd"/>
      <w:proofErr w:type="gramEnd"/>
      <w:r w:rsidR="002324F0" w:rsidRPr="002C709A">
        <w:rPr>
          <w:rFonts w:asciiTheme="minorEastAsia" w:hAnsiTheme="minorEastAsia" w:cs="Arial"/>
          <w:sz w:val="24"/>
          <w:szCs w:val="24"/>
        </w:rPr>
        <w:t xml:space="preserve"> and </w:t>
      </w:r>
      <w:r w:rsidRPr="002C709A">
        <w:rPr>
          <w:rFonts w:asciiTheme="minorEastAsia" w:hAnsiTheme="minorEastAsia" w:cs="Arial"/>
          <w:sz w:val="24"/>
          <w:szCs w:val="24"/>
        </w:rPr>
        <w:t xml:space="preserve">total sapwood area returned similar significance for the independent variables without the three-way interaction (Table </w:t>
      </w:r>
      <w:r w:rsidR="002324F0" w:rsidRPr="002C709A">
        <w:rPr>
          <w:rFonts w:asciiTheme="minorEastAsia" w:hAnsiTheme="minorEastAsia" w:cs="Arial"/>
          <w:sz w:val="24"/>
          <w:szCs w:val="24"/>
        </w:rPr>
        <w:t>3</w:t>
      </w:r>
      <w:r w:rsidRPr="002C709A">
        <w:rPr>
          <w:rFonts w:asciiTheme="minorEastAsia" w:hAnsiTheme="minorEastAsia" w:cs="Arial"/>
          <w:sz w:val="24"/>
          <w:szCs w:val="24"/>
        </w:rPr>
        <w:t>); there were neither interaction between specific genotype, density level, and DOY in total sapwood linear model. Despite that DOY was no longer a term in sapwood increment ANOVA, there were even fewer interactions where only density and genotype affected girth growth respectively.</w:t>
      </w:r>
      <w:commentRangeEnd w:id="63"/>
      <w:r w:rsidR="005F0374">
        <w:rPr>
          <w:rStyle w:val="CommentReference"/>
        </w:rPr>
        <w:commentReference w:id="63"/>
      </w:r>
    </w:p>
    <w:p w14:paraId="05A44823" w14:textId="77777777" w:rsidR="00563358" w:rsidRPr="002C709A" w:rsidRDefault="00563358" w:rsidP="00563358">
      <w:pPr>
        <w:spacing w:after="0" w:line="240" w:lineRule="auto"/>
        <w:ind w:firstLine="720"/>
        <w:jc w:val="both"/>
        <w:rPr>
          <w:rFonts w:asciiTheme="minorEastAsia" w:hAnsiTheme="minorEastAsia" w:cs="Arial"/>
          <w:sz w:val="24"/>
          <w:szCs w:val="24"/>
        </w:rPr>
      </w:pPr>
    </w:p>
    <w:p w14:paraId="15A6CA9A" w14:textId="268B34BC" w:rsidR="002324F0" w:rsidRPr="002C709A" w:rsidRDefault="002324F0" w:rsidP="002324F0">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Table </w:t>
      </w:r>
      <w:r w:rsidR="00563358">
        <w:rPr>
          <w:rFonts w:asciiTheme="minorEastAsia" w:hAnsiTheme="minorEastAsia" w:cs="Arial"/>
          <w:b/>
          <w:bCs/>
          <w:sz w:val="24"/>
          <w:szCs w:val="24"/>
        </w:rPr>
        <w:t>4</w:t>
      </w:r>
      <w:r w:rsidRPr="002C709A">
        <w:rPr>
          <w:rFonts w:asciiTheme="minorEastAsia" w:hAnsiTheme="minorEastAsia" w:cs="Arial"/>
          <w:sz w:val="24"/>
          <w:szCs w:val="24"/>
        </w:rPr>
        <w:t xml:space="preserve">. </w:t>
      </w:r>
      <w:r w:rsidR="002E5050">
        <w:rPr>
          <w:rFonts w:asciiTheme="minorEastAsia" w:hAnsiTheme="minorEastAsia" w:cs="Arial"/>
          <w:sz w:val="24"/>
          <w:szCs w:val="24"/>
        </w:rPr>
        <w:t>Probability</w:t>
      </w:r>
      <w:r w:rsidRPr="002C709A">
        <w:rPr>
          <w:rFonts w:asciiTheme="minorEastAsia" w:hAnsiTheme="minorEastAsia" w:cs="Arial"/>
          <w:sz w:val="24"/>
          <w:szCs w:val="24"/>
        </w:rPr>
        <w:t xml:space="preserve"> table: effects of density, genotype, DOY, and their interactions on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total sapwood area, and sapwood area increment</w:t>
      </w:r>
      <w:r w:rsidR="00ED1DF2" w:rsidRPr="002C709A">
        <w:rPr>
          <w:rFonts w:asciiTheme="minorEastAsia" w:hAnsiTheme="minorEastAsia" w:cs="Arial"/>
          <w:sz w:val="24"/>
          <w:szCs w:val="24"/>
        </w:rPr>
        <w:t xml:space="preserve">; </w:t>
      </w:r>
      <w:proofErr w:type="spellStart"/>
      <w:r w:rsidR="00ED1DF2" w:rsidRPr="002C709A">
        <w:rPr>
          <w:rFonts w:asciiTheme="minorEastAsia" w:hAnsiTheme="minorEastAsia" w:cs="Arial"/>
          <w:sz w:val="24"/>
          <w:szCs w:val="24"/>
        </w:rPr>
        <w:t>sapflux</w:t>
      </w:r>
      <w:proofErr w:type="spellEnd"/>
      <w:r w:rsidR="00ED1DF2" w:rsidRPr="002C709A">
        <w:rPr>
          <w:rFonts w:asciiTheme="minorEastAsia" w:hAnsiTheme="minorEastAsia" w:cs="Arial"/>
          <w:sz w:val="24"/>
          <w:szCs w:val="24"/>
        </w:rPr>
        <w:t xml:space="preserve"> ANOVA was performed within block 4.</w:t>
      </w:r>
    </w:p>
    <w:p w14:paraId="4A308E8A" w14:textId="7C059DF8" w:rsidR="002324F0" w:rsidRPr="002C709A" w:rsidRDefault="002C709A" w:rsidP="002324F0">
      <w:pPr>
        <w:spacing w:after="0" w:line="480" w:lineRule="auto"/>
        <w:jc w:val="both"/>
        <w:rPr>
          <w:rFonts w:asciiTheme="minorEastAsia" w:hAnsiTheme="minorEastAsia" w:cs="Arial"/>
          <w:sz w:val="24"/>
          <w:szCs w:val="24"/>
        </w:rPr>
      </w:pPr>
      <w:r w:rsidRPr="002C709A">
        <w:rPr>
          <w:noProof/>
        </w:rPr>
        <w:lastRenderedPageBreak/>
        <w:drawing>
          <wp:inline distT="0" distB="0" distL="0" distR="0" wp14:anchorId="26E21DEC" wp14:editId="6FCBE9C4">
            <wp:extent cx="5943600" cy="2122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22805"/>
                    </a:xfrm>
                    <a:prstGeom prst="rect">
                      <a:avLst/>
                    </a:prstGeom>
                    <a:noFill/>
                    <a:ln>
                      <a:noFill/>
                    </a:ln>
                  </pic:spPr>
                </pic:pic>
              </a:graphicData>
            </a:graphic>
          </wp:inline>
        </w:drawing>
      </w:r>
    </w:p>
    <w:p w14:paraId="78EA016A" w14:textId="77777777" w:rsidR="00CC4475" w:rsidRPr="002C709A" w:rsidRDefault="00CC4475" w:rsidP="00043F60">
      <w:pPr>
        <w:spacing w:after="0" w:line="480" w:lineRule="auto"/>
        <w:jc w:val="both"/>
        <w:rPr>
          <w:rFonts w:asciiTheme="minorEastAsia" w:hAnsiTheme="minorEastAsia" w:cs="Arial"/>
          <w:sz w:val="24"/>
          <w:szCs w:val="24"/>
        </w:rPr>
      </w:pPr>
    </w:p>
    <w:p w14:paraId="3CCFEFB7" w14:textId="1BE04600" w:rsidR="00CC4475" w:rsidRPr="002C709A" w:rsidRDefault="00ED1DF2" w:rsidP="00043F60">
      <w:pPr>
        <w:spacing w:after="0" w:line="480" w:lineRule="auto"/>
        <w:jc w:val="both"/>
        <w:rPr>
          <w:rFonts w:asciiTheme="minorEastAsia" w:hAnsiTheme="minorEastAsia" w:cs="Arial"/>
          <w:sz w:val="24"/>
          <w:szCs w:val="24"/>
        </w:rPr>
      </w:pPr>
      <w:r w:rsidRPr="002C709A">
        <w:rPr>
          <w:noProof/>
        </w:rPr>
        <w:drawing>
          <wp:inline distT="0" distB="0" distL="0" distR="0" wp14:anchorId="64DED2BE" wp14:editId="39209507">
            <wp:extent cx="5943600" cy="29718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571DEAC" w14:textId="47815E9D" w:rsidR="00CC4475" w:rsidRDefault="00CC4475" w:rsidP="00CC4475">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Figure 5</w:t>
      </w:r>
      <w:r w:rsidRPr="002C709A">
        <w:rPr>
          <w:rFonts w:asciiTheme="minorEastAsia" w:hAnsiTheme="minorEastAsia" w:cs="Arial"/>
          <w:sz w:val="24"/>
          <w:szCs w:val="24"/>
        </w:rPr>
        <w:t xml:space="preserve">. Adjusted means of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sapwood area, sapwood increment, and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by density and genotype.</w:t>
      </w:r>
    </w:p>
    <w:p w14:paraId="49178E71" w14:textId="77777777" w:rsidR="00563358" w:rsidRPr="002C709A" w:rsidRDefault="00563358" w:rsidP="00563358">
      <w:pPr>
        <w:spacing w:after="0" w:line="240" w:lineRule="auto"/>
        <w:jc w:val="both"/>
        <w:rPr>
          <w:rFonts w:asciiTheme="minorEastAsia" w:hAnsiTheme="minorEastAsia" w:cs="Arial"/>
          <w:sz w:val="24"/>
          <w:szCs w:val="24"/>
        </w:rPr>
      </w:pPr>
    </w:p>
    <w:p w14:paraId="3070EB72" w14:textId="77777777" w:rsidR="00B13F5B" w:rsidRPr="002C709A" w:rsidRDefault="00B13F5B" w:rsidP="00B13F5B">
      <w:pPr>
        <w:spacing w:after="0" w:line="480" w:lineRule="auto"/>
        <w:jc w:val="both"/>
        <w:rPr>
          <w:rFonts w:asciiTheme="minorEastAsia" w:hAnsiTheme="minorEastAsia" w:cs="Arial"/>
          <w:b/>
          <w:bCs/>
          <w:sz w:val="28"/>
          <w:szCs w:val="28"/>
        </w:rPr>
      </w:pPr>
      <w:r w:rsidRPr="002C709A">
        <w:rPr>
          <w:rFonts w:asciiTheme="minorEastAsia" w:hAnsiTheme="minorEastAsia" w:cs="Arial"/>
          <w:b/>
          <w:bCs/>
          <w:sz w:val="28"/>
          <w:szCs w:val="28"/>
        </w:rPr>
        <w:t>3.4 Seasonal Trend</w:t>
      </w:r>
    </w:p>
    <w:p w14:paraId="77054209" w14:textId="3E21958E" w:rsidR="00B13F5B" w:rsidRPr="002C709A" w:rsidRDefault="00B13F5B" w:rsidP="002C709A">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Weekly</w:t>
      </w:r>
      <w:r w:rsidR="0083716F">
        <w:rPr>
          <w:rFonts w:asciiTheme="minorEastAsia" w:hAnsiTheme="minorEastAsia" w:cs="Arial"/>
          <w:sz w:val="24"/>
          <w:szCs w:val="24"/>
        </w:rPr>
        <w:t xml:space="preserve"> mean</w:t>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was plotted by treatment (Figure </w:t>
      </w:r>
      <w:r w:rsidR="00563358">
        <w:rPr>
          <w:rFonts w:asciiTheme="minorEastAsia" w:hAnsiTheme="minorEastAsia" w:cs="Arial"/>
          <w:sz w:val="24"/>
          <w:szCs w:val="24"/>
        </w:rPr>
        <w:t>6</w:t>
      </w:r>
      <w:r w:rsidRPr="002C709A">
        <w:rPr>
          <w:rFonts w:asciiTheme="minorEastAsia" w:hAnsiTheme="minorEastAsia" w:cs="Arial"/>
          <w:sz w:val="24"/>
          <w:szCs w:val="24"/>
        </w:rPr>
        <w:t xml:space="preserve">). High density treatment exhibited more </w:t>
      </w:r>
      <w:commentRangeStart w:id="64"/>
      <w:r w:rsidRPr="002C709A">
        <w:rPr>
          <w:rFonts w:asciiTheme="minorEastAsia" w:hAnsiTheme="minorEastAsia" w:cs="Arial"/>
          <w:sz w:val="24"/>
          <w:szCs w:val="24"/>
        </w:rPr>
        <w:t>distinct</w:t>
      </w:r>
      <w:commentRangeEnd w:id="64"/>
      <w:r w:rsidR="00E920AF">
        <w:rPr>
          <w:rStyle w:val="CommentReference"/>
        </w:rPr>
        <w:commentReference w:id="64"/>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patterns than low density treatments. In high density </w:t>
      </w:r>
      <w:r w:rsidRPr="002C709A">
        <w:rPr>
          <w:rFonts w:asciiTheme="minorEastAsia" w:hAnsiTheme="minorEastAsia" w:cs="Arial"/>
          <w:sz w:val="24"/>
          <w:szCs w:val="24"/>
        </w:rPr>
        <w:lastRenderedPageBreak/>
        <w:t xml:space="preserve">planting, genotype A, B, C </w:t>
      </w:r>
      <w:commentRangeStart w:id="65"/>
      <w:r w:rsidRPr="002C709A">
        <w:rPr>
          <w:rFonts w:asciiTheme="minorEastAsia" w:hAnsiTheme="minorEastAsia" w:cs="Arial"/>
          <w:sz w:val="24"/>
          <w:szCs w:val="24"/>
        </w:rPr>
        <w:t xml:space="preserve">remained relatively constant </w:t>
      </w:r>
      <w:commentRangeEnd w:id="65"/>
      <w:r w:rsidR="00774877">
        <w:rPr>
          <w:rStyle w:val="CommentReference"/>
        </w:rPr>
        <w:commentReference w:id="65"/>
      </w:r>
      <w:r w:rsidRPr="002C709A">
        <w:rPr>
          <w:rFonts w:asciiTheme="minorEastAsia" w:hAnsiTheme="minorEastAsia" w:cs="Arial"/>
          <w:sz w:val="24"/>
          <w:szCs w:val="24"/>
        </w:rPr>
        <w:t xml:space="preserve">to each other where </w:t>
      </w:r>
      <w:commentRangeStart w:id="66"/>
      <w:r w:rsidRPr="002C709A">
        <w:rPr>
          <w:rFonts w:asciiTheme="minorEastAsia" w:hAnsiTheme="minorEastAsia" w:cs="Arial"/>
          <w:sz w:val="24"/>
          <w:szCs w:val="24"/>
        </w:rPr>
        <w:t>B&gt;A&gt;C</w:t>
      </w:r>
      <w:commentRangeEnd w:id="66"/>
      <w:r w:rsidR="00774877">
        <w:rPr>
          <w:rStyle w:val="CommentReference"/>
        </w:rPr>
        <w:commentReference w:id="66"/>
      </w:r>
      <w:r w:rsidRPr="002C709A">
        <w:rPr>
          <w:rFonts w:asciiTheme="minorEastAsia" w:hAnsiTheme="minorEastAsia" w:cs="Arial"/>
          <w:sz w:val="24"/>
          <w:szCs w:val="24"/>
        </w:rPr>
        <w:t xml:space="preserve">. </w:t>
      </w:r>
      <w:commentRangeStart w:id="67"/>
      <w:r w:rsidRPr="002C709A">
        <w:rPr>
          <w:rFonts w:asciiTheme="minorEastAsia" w:hAnsiTheme="minorEastAsia" w:cs="Arial"/>
          <w:sz w:val="24"/>
          <w:szCs w:val="24"/>
        </w:rPr>
        <w:t xml:space="preserve">Genotype O </w:t>
      </w:r>
      <w:commentRangeStart w:id="68"/>
      <w:r w:rsidRPr="002C709A">
        <w:rPr>
          <w:rFonts w:asciiTheme="minorEastAsia" w:hAnsiTheme="minorEastAsia" w:cs="Arial"/>
          <w:sz w:val="24"/>
          <w:szCs w:val="24"/>
        </w:rPr>
        <w:t>possessed</w:t>
      </w:r>
      <w:commentRangeEnd w:id="68"/>
      <w:r w:rsidR="00774877">
        <w:rPr>
          <w:rStyle w:val="CommentReference"/>
        </w:rPr>
        <w:commentReference w:id="68"/>
      </w:r>
      <w:r w:rsidRPr="002C709A">
        <w:rPr>
          <w:rFonts w:asciiTheme="minorEastAsia" w:hAnsiTheme="minorEastAsia" w:cs="Arial"/>
          <w:sz w:val="24"/>
          <w:szCs w:val="24"/>
        </w:rPr>
        <w:t xml:space="preserve"> statistically similar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as genotype A</w:t>
      </w:r>
      <w:commentRangeEnd w:id="67"/>
      <w:r w:rsidR="00774877">
        <w:rPr>
          <w:rStyle w:val="CommentReference"/>
        </w:rPr>
        <w:commentReference w:id="67"/>
      </w:r>
      <w:r w:rsidRPr="002C709A">
        <w:rPr>
          <w:rFonts w:asciiTheme="minorEastAsia" w:hAnsiTheme="minorEastAsia" w:cs="Arial"/>
          <w:sz w:val="24"/>
          <w:szCs w:val="24"/>
        </w:rPr>
        <w:t xml:space="preserve">. In low planting densities, the genotypes behaved differently during the first and second half of the growing season, although over the entire growing season, genotype A, C, and O were not statistically different. Genotype A and C remained relatively constant to each other during the entire period; genotype B and O exhibited higher variation </w:t>
      </w:r>
      <w:commentRangeStart w:id="69"/>
      <w:r w:rsidRPr="002C709A">
        <w:rPr>
          <w:rFonts w:asciiTheme="minorEastAsia" w:hAnsiTheme="minorEastAsia" w:cs="Arial"/>
          <w:sz w:val="24"/>
          <w:szCs w:val="24"/>
        </w:rPr>
        <w:t>from</w:t>
      </w:r>
      <w:commentRangeEnd w:id="69"/>
      <w:r w:rsidR="00A05C95">
        <w:rPr>
          <w:rStyle w:val="CommentReference"/>
        </w:rPr>
        <w:commentReference w:id="69"/>
      </w:r>
      <w:r w:rsidRPr="002C709A">
        <w:rPr>
          <w:rFonts w:asciiTheme="minorEastAsia" w:hAnsiTheme="minorEastAsia" w:cs="Arial"/>
          <w:sz w:val="24"/>
          <w:szCs w:val="24"/>
        </w:rPr>
        <w:t xml:space="preserve"> other genotypes for the first half of the season, especially that genotype O started off the growing season transpiring significantly more than other genotypes. From week 15, the four genotypes displayed similar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values and trends to each other.</w:t>
      </w:r>
    </w:p>
    <w:p w14:paraId="1FC35A5E" w14:textId="77777777" w:rsidR="00B13F5B" w:rsidRPr="002C709A" w:rsidRDefault="00B13F5B" w:rsidP="00B13F5B">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In both densities, low values tended to cluster </w:t>
      </w:r>
      <w:commentRangeStart w:id="70"/>
      <w:r w:rsidRPr="002C709A">
        <w:rPr>
          <w:rFonts w:asciiTheme="minorEastAsia" w:hAnsiTheme="minorEastAsia" w:cs="Arial"/>
          <w:sz w:val="24"/>
          <w:szCs w:val="24"/>
        </w:rPr>
        <w:t xml:space="preserve">at the valleys </w:t>
      </w:r>
      <w:commentRangeEnd w:id="70"/>
      <w:r w:rsidR="00A05C95">
        <w:rPr>
          <w:rStyle w:val="CommentReference"/>
        </w:rPr>
        <w:commentReference w:id="70"/>
      </w:r>
      <w:r w:rsidRPr="002C709A">
        <w:rPr>
          <w:rFonts w:asciiTheme="minorEastAsia" w:hAnsiTheme="minorEastAsia" w:cs="Arial"/>
          <w:sz w:val="24"/>
          <w:szCs w:val="24"/>
        </w:rPr>
        <w:t xml:space="preserve">while high values exhibited more variation at the peaks. Genotype C in high density and genotype O in low density reached the lowest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during week 19 in their planting density group; genotype in high density and genotype O in low density reached the highest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during week 3. </w:t>
      </w:r>
      <w:commentRangeStart w:id="71"/>
      <w:r w:rsidRPr="002C709A">
        <w:rPr>
          <w:rFonts w:asciiTheme="minorEastAsia" w:hAnsiTheme="minorEastAsia" w:cs="Arial"/>
          <w:sz w:val="24"/>
          <w:szCs w:val="24"/>
        </w:rPr>
        <w:t>Genotype O exhibited larger variation comparing to other genotypes regardless of density.</w:t>
      </w:r>
      <w:commentRangeEnd w:id="71"/>
      <w:r w:rsidR="00A05C95">
        <w:rPr>
          <w:rStyle w:val="CommentReference"/>
        </w:rPr>
        <w:commentReference w:id="71"/>
      </w:r>
    </w:p>
    <w:p w14:paraId="246E8ECF" w14:textId="11CD3EEF" w:rsidR="00B13F5B" w:rsidRPr="002C709A" w:rsidRDefault="00B13F5B" w:rsidP="00B13F5B">
      <w:pPr>
        <w:spacing w:after="0" w:line="480" w:lineRule="auto"/>
        <w:rPr>
          <w:rFonts w:asciiTheme="minorEastAsia" w:hAnsiTheme="minorEastAsia" w:cs="Arial"/>
          <w:b/>
          <w:bCs/>
          <w:sz w:val="28"/>
          <w:szCs w:val="28"/>
        </w:rPr>
      </w:pPr>
      <w:r w:rsidRPr="002C709A">
        <w:rPr>
          <w:rFonts w:asciiTheme="minorEastAsia" w:hAnsiTheme="minorEastAsia" w:cs="Arial"/>
          <w:b/>
          <w:bCs/>
          <w:noProof/>
          <w:sz w:val="28"/>
          <w:szCs w:val="28"/>
        </w:rPr>
        <w:lastRenderedPageBreak/>
        <w:t xml:space="preserve"> </w:t>
      </w:r>
      <w:r w:rsidR="00EE673F" w:rsidRPr="002C709A">
        <w:rPr>
          <w:noProof/>
        </w:rPr>
        <w:drawing>
          <wp:inline distT="0" distB="0" distL="0" distR="0" wp14:anchorId="64289377" wp14:editId="3B3ACC93">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06959B1" w14:textId="4FEE1EBD" w:rsidR="00B13F5B" w:rsidRPr="002C709A" w:rsidRDefault="00B13F5B" w:rsidP="00B13F5B">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Figure </w:t>
      </w:r>
      <w:r w:rsidR="00563358">
        <w:rPr>
          <w:rFonts w:asciiTheme="minorEastAsia" w:hAnsiTheme="minorEastAsia" w:cs="Arial"/>
          <w:b/>
          <w:bCs/>
          <w:sz w:val="24"/>
          <w:szCs w:val="24"/>
        </w:rPr>
        <w:t>6</w:t>
      </w:r>
      <w:r w:rsidRPr="002C709A">
        <w:rPr>
          <w:rFonts w:asciiTheme="minorEastAsia" w:hAnsiTheme="minorEastAsia" w:cs="Arial"/>
          <w:sz w:val="24"/>
          <w:szCs w:val="24"/>
        </w:rPr>
        <w:t xml:space="preserve">. Weekly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average by high (upper) and low density.</w:t>
      </w:r>
    </w:p>
    <w:p w14:paraId="36A7E845" w14:textId="77777777" w:rsidR="00DD4877" w:rsidRPr="002C709A" w:rsidRDefault="00DD4877" w:rsidP="00DD4877">
      <w:pPr>
        <w:spacing w:after="0" w:line="240" w:lineRule="auto"/>
        <w:jc w:val="both"/>
        <w:rPr>
          <w:rFonts w:asciiTheme="minorEastAsia" w:hAnsiTheme="minorEastAsia" w:cs="Arial"/>
          <w:sz w:val="24"/>
          <w:szCs w:val="24"/>
        </w:rPr>
      </w:pPr>
    </w:p>
    <w:p w14:paraId="1D3CD808" w14:textId="4A8033DA" w:rsidR="002324F0" w:rsidRPr="002C709A" w:rsidRDefault="002324F0" w:rsidP="002324F0">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3.5 Effect of VPD and REW on Transpiration</w:t>
      </w:r>
    </w:p>
    <w:p w14:paraId="39007DC8" w14:textId="21F10C44" w:rsidR="000442C0" w:rsidRPr="002C709A" w:rsidRDefault="002324F0" w:rsidP="002324F0">
      <w:pPr>
        <w:spacing w:after="0" w:line="480" w:lineRule="auto"/>
        <w:jc w:val="both"/>
        <w:rPr>
          <w:noProof/>
        </w:rPr>
      </w:pPr>
      <w:r w:rsidRPr="002C709A">
        <w:rPr>
          <w:rFonts w:asciiTheme="minorEastAsia" w:hAnsiTheme="minorEastAsia" w:cs="Arial"/>
          <w:sz w:val="24"/>
          <w:szCs w:val="24"/>
        </w:rPr>
        <w:tab/>
        <w:t xml:space="preserve">Comparing the weekly averages across all genotypes and densities, per unit increase in VPD results in 1.83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increase in sapflow; per unit increase in REW results in 0.17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increase in sapflow (F = 97.17, &lt;2.2e-16). Log</w:t>
      </w:r>
      <w:r w:rsidR="0083716F">
        <w:rPr>
          <w:rFonts w:asciiTheme="minorEastAsia" w:hAnsiTheme="minorEastAsia" w:cs="Arial"/>
          <w:sz w:val="24"/>
          <w:szCs w:val="24"/>
        </w:rPr>
        <w:t xml:space="preserve"> transformed</w:t>
      </w:r>
      <w:r w:rsidRPr="002C709A">
        <w:rPr>
          <w:rFonts w:asciiTheme="minorEastAsia" w:hAnsiTheme="minorEastAsia" w:cs="Arial"/>
          <w:sz w:val="24"/>
          <w:szCs w:val="24"/>
        </w:rPr>
        <w:t xml:space="preserve"> VPD and REW were positively and linearly related </w:t>
      </w:r>
      <w:r w:rsidR="0083716F">
        <w:rPr>
          <w:rFonts w:asciiTheme="minorEastAsia" w:hAnsiTheme="minorEastAsia" w:cs="Arial"/>
          <w:sz w:val="24"/>
          <w:szCs w:val="24"/>
        </w:rPr>
        <w:t>to</w:t>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with varied slopes by treatment (Figure </w:t>
      </w:r>
      <w:r w:rsidR="00563358">
        <w:rPr>
          <w:rFonts w:asciiTheme="minorEastAsia" w:hAnsiTheme="minorEastAsia" w:cs="Arial"/>
          <w:sz w:val="24"/>
          <w:szCs w:val="24"/>
        </w:rPr>
        <w:t>7</w:t>
      </w:r>
      <w:r w:rsidRPr="002C709A">
        <w:rPr>
          <w:rFonts w:asciiTheme="minorEastAsia" w:hAnsiTheme="minorEastAsia" w:cs="Arial"/>
          <w:sz w:val="24"/>
          <w:szCs w:val="24"/>
        </w:rPr>
        <w:t>). All treatments showed similar responses to REW and VPD as covariates</w:t>
      </w:r>
      <w:commentRangeStart w:id="72"/>
      <w:r w:rsidRPr="002C709A">
        <w:rPr>
          <w:rFonts w:asciiTheme="minorEastAsia" w:hAnsiTheme="minorEastAsia" w:cs="Arial"/>
          <w:sz w:val="24"/>
          <w:szCs w:val="24"/>
        </w:rPr>
        <w:t xml:space="preserve">, where significant differences </w:t>
      </w:r>
      <w:commentRangeEnd w:id="72"/>
      <w:r w:rsidR="00A05C95">
        <w:rPr>
          <w:rStyle w:val="CommentReference"/>
        </w:rPr>
        <w:commentReference w:id="72"/>
      </w:r>
      <w:r w:rsidRPr="002C709A">
        <w:rPr>
          <w:rFonts w:asciiTheme="minorEastAsia" w:hAnsiTheme="minorEastAsia" w:cs="Arial"/>
          <w:sz w:val="24"/>
          <w:szCs w:val="24"/>
        </w:rPr>
        <w:t xml:space="preserve">existed between genotype A and C, B and C, C and O, and between high and low planting </w:t>
      </w:r>
      <w:commentRangeStart w:id="73"/>
      <w:r w:rsidRPr="002C709A">
        <w:rPr>
          <w:rFonts w:asciiTheme="minorEastAsia" w:hAnsiTheme="minorEastAsia" w:cs="Arial"/>
          <w:sz w:val="24"/>
          <w:szCs w:val="24"/>
        </w:rPr>
        <w:t>densities</w:t>
      </w:r>
      <w:commentRangeEnd w:id="73"/>
      <w:r w:rsidR="00F15534">
        <w:rPr>
          <w:rStyle w:val="CommentReference"/>
        </w:rPr>
        <w:commentReference w:id="73"/>
      </w:r>
      <w:r w:rsidR="00DD4877" w:rsidRPr="002C709A">
        <w:rPr>
          <w:rFonts w:asciiTheme="minorEastAsia" w:hAnsiTheme="minorEastAsia" w:cs="Arial"/>
          <w:sz w:val="24"/>
          <w:szCs w:val="24"/>
        </w:rPr>
        <w:t>.</w:t>
      </w:r>
      <w:r w:rsidR="000442C0" w:rsidRPr="002C709A">
        <w:rPr>
          <w:noProof/>
        </w:rPr>
        <w:t xml:space="preserve"> </w:t>
      </w:r>
    </w:p>
    <w:p w14:paraId="3904861C" w14:textId="644B459E" w:rsidR="002324F0" w:rsidRPr="002C709A" w:rsidRDefault="00A23F5D" w:rsidP="002324F0">
      <w:pPr>
        <w:spacing w:after="0" w:line="480" w:lineRule="auto"/>
        <w:jc w:val="both"/>
        <w:rPr>
          <w:rFonts w:asciiTheme="minorEastAsia" w:hAnsiTheme="minorEastAsia" w:cs="Arial"/>
          <w:sz w:val="24"/>
          <w:szCs w:val="24"/>
        </w:rPr>
      </w:pPr>
      <w:r>
        <w:rPr>
          <w:noProof/>
        </w:rPr>
        <w:lastRenderedPageBreak/>
        <w:drawing>
          <wp:inline distT="0" distB="0" distL="0" distR="0" wp14:anchorId="06CBD146" wp14:editId="7ADBFB79">
            <wp:extent cx="5486400" cy="8229600"/>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0667C694" w14:textId="04C9F4E9" w:rsidR="000442C0" w:rsidRPr="002C709A" w:rsidRDefault="000442C0" w:rsidP="000442C0">
      <w:pPr>
        <w:spacing w:after="0" w:line="240" w:lineRule="auto"/>
        <w:rPr>
          <w:rFonts w:asciiTheme="minorEastAsia" w:hAnsiTheme="minorEastAsia" w:cs="Arial"/>
          <w:sz w:val="24"/>
          <w:szCs w:val="24"/>
        </w:rPr>
      </w:pPr>
      <w:r w:rsidRPr="002C709A">
        <w:rPr>
          <w:rFonts w:asciiTheme="minorEastAsia" w:hAnsiTheme="minorEastAsia" w:cs="Arial"/>
          <w:b/>
          <w:bCs/>
          <w:sz w:val="24"/>
          <w:szCs w:val="24"/>
        </w:rPr>
        <w:lastRenderedPageBreak/>
        <w:t xml:space="preserve">Figure </w:t>
      </w:r>
      <w:r w:rsidR="00563358">
        <w:rPr>
          <w:rFonts w:asciiTheme="minorEastAsia" w:hAnsiTheme="minorEastAsia" w:cs="Arial"/>
          <w:b/>
          <w:bCs/>
          <w:sz w:val="24"/>
          <w:szCs w:val="24"/>
        </w:rPr>
        <w:t>7</w:t>
      </w:r>
      <w:r w:rsidRPr="002C709A">
        <w:rPr>
          <w:rFonts w:asciiTheme="minorEastAsia" w:hAnsiTheme="minorEastAsia" w:cs="Arial"/>
          <w:sz w:val="24"/>
          <w:szCs w:val="24"/>
        </w:rPr>
        <w:t xml:space="preserve">. Weekly averages of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per ground area </w:t>
      </w:r>
      <w:r w:rsidR="00CC6E40" w:rsidRPr="002C709A">
        <w:rPr>
          <w:rFonts w:asciiTheme="minorEastAsia" w:hAnsiTheme="minorEastAsia" w:cs="Arial"/>
          <w:sz w:val="24"/>
          <w:szCs w:val="24"/>
        </w:rPr>
        <w:t>against VPD (upper) and</w:t>
      </w:r>
      <w:r w:rsidRPr="002C709A">
        <w:rPr>
          <w:rFonts w:asciiTheme="minorEastAsia" w:hAnsiTheme="minorEastAsia" w:cs="Arial"/>
          <w:sz w:val="24"/>
          <w:szCs w:val="24"/>
        </w:rPr>
        <w:t xml:space="preserve"> REW</w:t>
      </w:r>
    </w:p>
    <w:p w14:paraId="2004D113" w14:textId="77777777" w:rsidR="004E44F1" w:rsidRDefault="004E44F1" w:rsidP="002324F0">
      <w:pPr>
        <w:spacing w:after="0" w:line="480" w:lineRule="auto"/>
        <w:jc w:val="both"/>
        <w:rPr>
          <w:rFonts w:asciiTheme="minorEastAsia" w:hAnsiTheme="minorEastAsia" w:cs="Arial"/>
          <w:sz w:val="24"/>
          <w:szCs w:val="24"/>
        </w:rPr>
      </w:pPr>
      <w:r>
        <w:rPr>
          <w:rFonts w:asciiTheme="minorEastAsia" w:hAnsiTheme="minorEastAsia" w:cs="Arial"/>
          <w:sz w:val="24"/>
          <w:szCs w:val="24"/>
        </w:rPr>
        <w:tab/>
      </w:r>
    </w:p>
    <w:p w14:paraId="362361B2" w14:textId="1C9E56F0" w:rsidR="000442C0" w:rsidRDefault="004E44F1" w:rsidP="004E44F1">
      <w:pPr>
        <w:spacing w:after="0" w:line="480" w:lineRule="auto"/>
        <w:ind w:firstLine="720"/>
        <w:jc w:val="both"/>
        <w:rPr>
          <w:rFonts w:asciiTheme="minorEastAsia" w:hAnsiTheme="minorEastAsia" w:cs="Arial"/>
          <w:sz w:val="24"/>
          <w:szCs w:val="24"/>
        </w:rPr>
      </w:pP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response differed with different treatments.</w:t>
      </w:r>
      <w:r w:rsidRPr="004E44F1">
        <w:rPr>
          <w:rFonts w:asciiTheme="minorEastAsia" w:hAnsiTheme="minorEastAsia" w:cs="Arial"/>
          <w:sz w:val="24"/>
          <w:szCs w:val="24"/>
        </w:rPr>
        <w:t xml:space="preserve"> </w:t>
      </w:r>
      <w:r>
        <w:rPr>
          <w:rFonts w:asciiTheme="minorEastAsia" w:hAnsiTheme="minorEastAsia" w:cs="Arial"/>
          <w:sz w:val="24"/>
          <w:szCs w:val="24"/>
        </w:rPr>
        <w:t xml:space="preserve">The ANOVA on the intercepts and slopes of models between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and VPD and between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and REW returned significant probability values for density, genotype, and their interactions (Table </w:t>
      </w:r>
      <w:r w:rsidR="00563358">
        <w:rPr>
          <w:rFonts w:asciiTheme="minorEastAsia" w:hAnsiTheme="minorEastAsia" w:cs="Arial"/>
          <w:sz w:val="24"/>
          <w:szCs w:val="24"/>
        </w:rPr>
        <w:t>5</w:t>
      </w:r>
      <w:r>
        <w:rPr>
          <w:rFonts w:asciiTheme="minorEastAsia" w:hAnsiTheme="minorEastAsia" w:cs="Arial"/>
          <w:sz w:val="24"/>
          <w:szCs w:val="24"/>
        </w:rPr>
        <w:t xml:space="preserve">). </w:t>
      </w:r>
      <w:r w:rsidRPr="002C709A">
        <w:rPr>
          <w:rFonts w:asciiTheme="minorEastAsia" w:hAnsiTheme="minorEastAsia" w:cs="Arial"/>
          <w:sz w:val="24"/>
          <w:szCs w:val="24"/>
        </w:rPr>
        <w:t xml:space="preserve">In pair-wise comparison, </w:t>
      </w:r>
      <w:commentRangeStart w:id="74"/>
      <w:r w:rsidRPr="002C709A">
        <w:rPr>
          <w:rFonts w:asciiTheme="minorEastAsia" w:hAnsiTheme="minorEastAsia" w:cs="Arial"/>
          <w:sz w:val="24"/>
          <w:szCs w:val="24"/>
        </w:rPr>
        <w:t xml:space="preserve">VPD and REW had similar effects on planting density </w:t>
      </w:r>
      <w:commentRangeEnd w:id="74"/>
      <w:r w:rsidR="00196426">
        <w:rPr>
          <w:rStyle w:val="CommentReference"/>
        </w:rPr>
        <w:commentReference w:id="74"/>
      </w:r>
      <w:r w:rsidRPr="002C709A">
        <w:rPr>
          <w:rFonts w:asciiTheme="minorEastAsia" w:hAnsiTheme="minorEastAsia" w:cs="Arial"/>
          <w:sz w:val="24"/>
          <w:szCs w:val="24"/>
        </w:rPr>
        <w:t>within the same genotype. Genotype B exhibited the greatest difference in response rates to VPD and REW between planting densities while VPD and REW did not affect genotype C between planting densities (</w:t>
      </w:r>
      <w:r>
        <w:rPr>
          <w:rFonts w:asciiTheme="minorEastAsia" w:hAnsiTheme="minorEastAsia" w:cs="Arial"/>
          <w:sz w:val="24"/>
          <w:szCs w:val="24"/>
        </w:rPr>
        <w:t xml:space="preserve">Appendix Table </w:t>
      </w:r>
      <w:r w:rsidR="002064A1">
        <w:rPr>
          <w:rFonts w:asciiTheme="minorEastAsia" w:hAnsiTheme="minorEastAsia" w:cs="Arial"/>
          <w:sz w:val="24"/>
          <w:szCs w:val="24"/>
        </w:rPr>
        <w:t>3</w:t>
      </w:r>
      <w:r>
        <w:rPr>
          <w:rFonts w:asciiTheme="minorEastAsia" w:hAnsiTheme="minorEastAsia" w:cs="Arial"/>
          <w:sz w:val="24"/>
          <w:szCs w:val="24"/>
        </w:rPr>
        <w:t xml:space="preserve"> &amp; </w:t>
      </w:r>
      <w:r w:rsidR="002064A1">
        <w:rPr>
          <w:rFonts w:asciiTheme="minorEastAsia" w:hAnsiTheme="minorEastAsia" w:cs="Arial"/>
          <w:sz w:val="24"/>
          <w:szCs w:val="24"/>
        </w:rPr>
        <w:t>4</w:t>
      </w:r>
      <w:r w:rsidRPr="002C709A">
        <w:rPr>
          <w:rFonts w:asciiTheme="minorEastAsia" w:hAnsiTheme="minorEastAsia" w:cs="Arial"/>
          <w:sz w:val="24"/>
          <w:szCs w:val="24"/>
        </w:rPr>
        <w:t xml:space="preserve">). Genotype B and C showed the greatest difference in their responses to environmental variables: genotype B responded most positively to the two variables and genotype C responded </w:t>
      </w:r>
      <w:r w:rsidR="008D5A47">
        <w:rPr>
          <w:rFonts w:asciiTheme="minorEastAsia" w:hAnsiTheme="minorEastAsia" w:cs="Arial"/>
          <w:sz w:val="24"/>
          <w:szCs w:val="24"/>
        </w:rPr>
        <w:t>the least under</w:t>
      </w:r>
      <w:r w:rsidRPr="002C709A">
        <w:rPr>
          <w:rFonts w:asciiTheme="minorEastAsia" w:hAnsiTheme="minorEastAsia" w:cs="Arial"/>
          <w:sz w:val="24"/>
          <w:szCs w:val="24"/>
        </w:rPr>
        <w:t xml:space="preserve"> high planting density, and they behaved the exact opposite under low planting density. However, VPD and REW did not cause significant variation between genotype A and O under high density planting. In low planting density, only genotype B responded </w:t>
      </w:r>
      <w:r w:rsidR="008D5A47">
        <w:rPr>
          <w:rFonts w:asciiTheme="minorEastAsia" w:hAnsiTheme="minorEastAsia" w:cs="Arial"/>
          <w:sz w:val="24"/>
          <w:szCs w:val="24"/>
        </w:rPr>
        <w:t>less</w:t>
      </w:r>
      <w:r w:rsidRPr="002C709A">
        <w:rPr>
          <w:rFonts w:asciiTheme="minorEastAsia" w:hAnsiTheme="minorEastAsia" w:cs="Arial"/>
          <w:sz w:val="24"/>
          <w:szCs w:val="24"/>
        </w:rPr>
        <w:t xml:space="preserve"> to REW than genotype C.</w:t>
      </w:r>
    </w:p>
    <w:p w14:paraId="6D4FD1D1" w14:textId="77777777" w:rsidR="004E44F1" w:rsidRPr="002C709A" w:rsidRDefault="004E44F1" w:rsidP="004E44F1">
      <w:pPr>
        <w:spacing w:after="0" w:line="240" w:lineRule="auto"/>
        <w:ind w:firstLine="720"/>
        <w:jc w:val="both"/>
        <w:rPr>
          <w:rFonts w:asciiTheme="minorEastAsia" w:hAnsiTheme="minorEastAsia" w:cs="Arial"/>
          <w:sz w:val="24"/>
          <w:szCs w:val="24"/>
        </w:rPr>
      </w:pPr>
    </w:p>
    <w:p w14:paraId="1EF62B0E" w14:textId="7DB69601" w:rsidR="000442C0" w:rsidRDefault="000442C0" w:rsidP="002324F0">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Table </w:t>
      </w:r>
      <w:r w:rsidR="00563358">
        <w:rPr>
          <w:rFonts w:asciiTheme="minorEastAsia" w:hAnsiTheme="minorEastAsia" w:cs="Arial"/>
          <w:b/>
          <w:bCs/>
          <w:sz w:val="24"/>
          <w:szCs w:val="24"/>
        </w:rPr>
        <w:t>5</w:t>
      </w:r>
      <w:r w:rsidRPr="002C709A">
        <w:rPr>
          <w:rFonts w:asciiTheme="minorEastAsia" w:hAnsiTheme="minorEastAsia" w:cs="Arial"/>
          <w:sz w:val="24"/>
          <w:szCs w:val="24"/>
        </w:rPr>
        <w:t xml:space="preserve">. </w:t>
      </w:r>
      <w:r w:rsidR="00CE7086">
        <w:rPr>
          <w:rFonts w:asciiTheme="minorEastAsia" w:hAnsiTheme="minorEastAsia" w:cs="Arial"/>
          <w:sz w:val="24"/>
          <w:szCs w:val="24"/>
        </w:rPr>
        <w:t>Probability table on</w:t>
      </w:r>
      <w:r w:rsidR="002E5050">
        <w:rPr>
          <w:rFonts w:asciiTheme="minorEastAsia" w:hAnsiTheme="minorEastAsia" w:cs="Arial"/>
          <w:sz w:val="24"/>
          <w:szCs w:val="24"/>
        </w:rPr>
        <w:t xml:space="preserve"> the slopes and intercepts of models between 1) </w:t>
      </w:r>
      <w:proofErr w:type="spellStart"/>
      <w:r w:rsidR="002E5050">
        <w:rPr>
          <w:rFonts w:asciiTheme="minorEastAsia" w:hAnsiTheme="minorEastAsia" w:cs="Arial"/>
          <w:sz w:val="24"/>
          <w:szCs w:val="24"/>
        </w:rPr>
        <w:t>Sapflow</w:t>
      </w:r>
      <w:proofErr w:type="spellEnd"/>
      <w:r w:rsidR="002E5050">
        <w:rPr>
          <w:rFonts w:asciiTheme="minorEastAsia" w:hAnsiTheme="minorEastAsia" w:cs="Arial"/>
          <w:sz w:val="24"/>
          <w:szCs w:val="24"/>
        </w:rPr>
        <w:t xml:space="preserve"> and VPD 2) </w:t>
      </w:r>
      <w:proofErr w:type="spellStart"/>
      <w:r w:rsidR="002E5050">
        <w:rPr>
          <w:rFonts w:asciiTheme="minorEastAsia" w:hAnsiTheme="minorEastAsia" w:cs="Arial"/>
          <w:sz w:val="24"/>
          <w:szCs w:val="24"/>
        </w:rPr>
        <w:t>Sapflow</w:t>
      </w:r>
      <w:proofErr w:type="spellEnd"/>
      <w:r w:rsidR="002E5050">
        <w:rPr>
          <w:rFonts w:asciiTheme="minorEastAsia" w:hAnsiTheme="minorEastAsia" w:cs="Arial"/>
          <w:sz w:val="24"/>
          <w:szCs w:val="24"/>
        </w:rPr>
        <w:t xml:space="preserve"> and REW.</w:t>
      </w:r>
    </w:p>
    <w:p w14:paraId="68F47679" w14:textId="56A6DAC5" w:rsidR="00CC4475" w:rsidRPr="002C709A" w:rsidRDefault="00902779" w:rsidP="004E44F1">
      <w:pPr>
        <w:spacing w:after="0" w:line="480" w:lineRule="auto"/>
        <w:jc w:val="center"/>
        <w:rPr>
          <w:rFonts w:asciiTheme="minorEastAsia" w:hAnsiTheme="minorEastAsia" w:cs="Arial"/>
          <w:sz w:val="24"/>
          <w:szCs w:val="24"/>
        </w:rPr>
      </w:pPr>
      <w:r w:rsidRPr="00902779">
        <w:rPr>
          <w:noProof/>
        </w:rPr>
        <w:lastRenderedPageBreak/>
        <w:drawing>
          <wp:inline distT="0" distB="0" distL="0" distR="0" wp14:anchorId="11204C5B" wp14:editId="746DEA6C">
            <wp:extent cx="4409440" cy="17881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9440" cy="1788160"/>
                    </a:xfrm>
                    <a:prstGeom prst="rect">
                      <a:avLst/>
                    </a:prstGeom>
                    <a:noFill/>
                    <a:ln>
                      <a:noFill/>
                    </a:ln>
                  </pic:spPr>
                </pic:pic>
              </a:graphicData>
            </a:graphic>
          </wp:inline>
        </w:drawing>
      </w:r>
    </w:p>
    <w:p w14:paraId="1B3EC68D" w14:textId="67E4F382" w:rsidR="005E4E1E" w:rsidRPr="002C709A" w:rsidRDefault="005E4E1E" w:rsidP="005E4E1E">
      <w:pPr>
        <w:spacing w:after="0" w:line="480" w:lineRule="auto"/>
        <w:rPr>
          <w:rFonts w:asciiTheme="minorEastAsia" w:hAnsiTheme="minorEastAsia" w:cs="Arial"/>
          <w:sz w:val="24"/>
          <w:szCs w:val="24"/>
        </w:rPr>
      </w:pPr>
    </w:p>
    <w:p w14:paraId="5253D7AD" w14:textId="77777777" w:rsidR="005E4E1E" w:rsidRPr="002C709A" w:rsidRDefault="005E4E1E" w:rsidP="005E4E1E">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 xml:space="preserve">4 Discussion </w:t>
      </w:r>
    </w:p>
    <w:p w14:paraId="7585FA7C" w14:textId="3BF822D2" w:rsidR="005E4E1E" w:rsidRPr="002C709A" w:rsidRDefault="002064A1" w:rsidP="005E4E1E">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This</w:t>
      </w:r>
      <w:r w:rsidR="005E4E1E" w:rsidRPr="002C709A">
        <w:rPr>
          <w:rFonts w:asciiTheme="minorEastAsia" w:hAnsiTheme="minorEastAsia" w:cs="Arial"/>
          <w:sz w:val="24"/>
          <w:szCs w:val="24"/>
        </w:rPr>
        <w:t xml:space="preserve"> MP explored and assessed the variation between silvicultural treatments in </w:t>
      </w:r>
      <w:proofErr w:type="spellStart"/>
      <w:r w:rsidR="00972619" w:rsidRPr="002C709A">
        <w:rPr>
          <w:rFonts w:asciiTheme="minorEastAsia" w:hAnsiTheme="minorEastAsia" w:cs="Arial"/>
          <w:sz w:val="24"/>
          <w:szCs w:val="24"/>
        </w:rPr>
        <w:t>sapflux</w:t>
      </w:r>
      <w:proofErr w:type="spellEnd"/>
      <w:r w:rsidR="00972619" w:rsidRPr="002C709A">
        <w:rPr>
          <w:rFonts w:asciiTheme="minorEastAsia" w:hAnsiTheme="minorEastAsia" w:cs="Arial"/>
          <w:sz w:val="24"/>
          <w:szCs w:val="24"/>
        </w:rPr>
        <w:t xml:space="preserve">, </w:t>
      </w:r>
      <w:r w:rsidRPr="002C709A">
        <w:rPr>
          <w:rFonts w:asciiTheme="minorEastAsia" w:hAnsiTheme="minorEastAsia" w:cs="Arial"/>
          <w:sz w:val="24"/>
          <w:szCs w:val="24"/>
        </w:rPr>
        <w:t>total sapwood area, sapwood increment</w:t>
      </w:r>
      <w:r>
        <w:rPr>
          <w:rFonts w:asciiTheme="minorEastAsia" w:hAnsiTheme="minorEastAsia" w:cs="Arial"/>
          <w:sz w:val="24"/>
          <w:szCs w:val="24"/>
        </w:rPr>
        <w:t>,</w:t>
      </w:r>
      <w:r w:rsidR="005E4E1E" w:rsidRPr="002C709A">
        <w:rPr>
          <w:rFonts w:asciiTheme="minorEastAsia" w:hAnsiTheme="minorEastAsia" w:cs="Arial"/>
          <w:sz w:val="24"/>
          <w:szCs w:val="24"/>
        </w:rPr>
        <w:t xml:space="preserve"> </w:t>
      </w:r>
      <w:proofErr w:type="spellStart"/>
      <w:r w:rsidR="005E4E1E" w:rsidRPr="002C709A">
        <w:rPr>
          <w:rFonts w:asciiTheme="minorEastAsia" w:hAnsiTheme="minorEastAsia" w:cs="Arial"/>
          <w:sz w:val="24"/>
          <w:szCs w:val="24"/>
        </w:rPr>
        <w:t>sapflow</w:t>
      </w:r>
      <w:proofErr w:type="spellEnd"/>
      <w:r w:rsidR="005E4E1E" w:rsidRPr="002C709A">
        <w:rPr>
          <w:rFonts w:asciiTheme="minorEastAsia" w:hAnsiTheme="minorEastAsia" w:cs="Arial"/>
          <w:sz w:val="24"/>
          <w:szCs w:val="24"/>
        </w:rPr>
        <w:t xml:space="preserve"> per ground area</w:t>
      </w:r>
      <w:r>
        <w:rPr>
          <w:rFonts w:asciiTheme="minorEastAsia" w:hAnsiTheme="minorEastAsia" w:cs="Arial"/>
          <w:sz w:val="24"/>
          <w:szCs w:val="24"/>
        </w:rPr>
        <w:t>,</w:t>
      </w:r>
      <w:r w:rsidRPr="002064A1">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responses to VPD and REW</w:t>
      </w:r>
      <w:r w:rsidR="005E4E1E" w:rsidRPr="002C709A">
        <w:rPr>
          <w:rFonts w:asciiTheme="minorEastAsia" w:hAnsiTheme="minorEastAsia" w:cs="Arial"/>
          <w:sz w:val="24"/>
          <w:szCs w:val="24"/>
        </w:rPr>
        <w:t xml:space="preserve">. </w:t>
      </w:r>
      <w:r w:rsidR="00972619" w:rsidRPr="002C709A">
        <w:rPr>
          <w:rFonts w:asciiTheme="minorEastAsia" w:hAnsiTheme="minorEastAsia" w:cs="Arial"/>
          <w:sz w:val="24"/>
          <w:szCs w:val="24"/>
        </w:rPr>
        <w:t xml:space="preserve">Density was the primary factor affecting all above variables while genotype had varied impact on them. </w:t>
      </w:r>
      <w:r w:rsidR="002E3598" w:rsidRPr="002C709A">
        <w:rPr>
          <w:rFonts w:asciiTheme="minorEastAsia" w:hAnsiTheme="minorEastAsia" w:cs="Arial"/>
          <w:sz w:val="24"/>
          <w:szCs w:val="24"/>
        </w:rPr>
        <w:t xml:space="preserve">In the experiment, when genotypes were planted in the density encouraging the opposite crown ideotype, the genotypes consistently demonstrated lower response to VPD and REW, and lower </w:t>
      </w:r>
      <w:proofErr w:type="spellStart"/>
      <w:r w:rsidR="002E3598" w:rsidRPr="002C709A">
        <w:rPr>
          <w:rFonts w:asciiTheme="minorEastAsia" w:hAnsiTheme="minorEastAsia" w:cs="Arial"/>
          <w:sz w:val="24"/>
          <w:szCs w:val="24"/>
        </w:rPr>
        <w:t>sapflow</w:t>
      </w:r>
      <w:proofErr w:type="spellEnd"/>
      <w:r w:rsidR="002E3598" w:rsidRPr="002C709A">
        <w:rPr>
          <w:rFonts w:asciiTheme="minorEastAsia" w:hAnsiTheme="minorEastAsia" w:cs="Arial"/>
          <w:sz w:val="24"/>
          <w:szCs w:val="24"/>
        </w:rPr>
        <w:t xml:space="preserve"> per ground area. </w:t>
      </w:r>
      <w:r w:rsidR="005E4E1E" w:rsidRPr="002C709A">
        <w:rPr>
          <w:rFonts w:asciiTheme="minorEastAsia" w:hAnsiTheme="minorEastAsia" w:cs="Arial"/>
          <w:sz w:val="24"/>
          <w:szCs w:val="24"/>
        </w:rPr>
        <w:t xml:space="preserve">The study suggested that </w:t>
      </w:r>
      <w:r w:rsidR="005E4E1E" w:rsidRPr="002C709A">
        <w:rPr>
          <w:rFonts w:asciiTheme="minorEastAsia" w:hAnsiTheme="minorEastAsia" w:cs="Arial"/>
          <w:i/>
          <w:iCs/>
          <w:sz w:val="24"/>
          <w:szCs w:val="24"/>
        </w:rPr>
        <w:t>P. taeda</w:t>
      </w:r>
      <w:r w:rsidR="005E4E1E" w:rsidRPr="002C709A">
        <w:rPr>
          <w:rFonts w:asciiTheme="minorEastAsia" w:hAnsiTheme="minorEastAsia" w:cs="Arial"/>
          <w:sz w:val="24"/>
          <w:szCs w:val="24"/>
        </w:rPr>
        <w:t xml:space="preserve"> </w:t>
      </w:r>
      <w:r>
        <w:rPr>
          <w:rFonts w:asciiTheme="minorEastAsia" w:hAnsiTheme="minorEastAsia" w:cs="Arial"/>
          <w:sz w:val="24"/>
          <w:szCs w:val="24"/>
        </w:rPr>
        <w:t xml:space="preserve">transpiration properties </w:t>
      </w:r>
      <w:r w:rsidR="005E4E1E" w:rsidRPr="002C709A">
        <w:rPr>
          <w:rFonts w:asciiTheme="minorEastAsia" w:hAnsiTheme="minorEastAsia" w:cs="Arial"/>
          <w:sz w:val="24"/>
          <w:szCs w:val="24"/>
        </w:rPr>
        <w:t xml:space="preserve">performed </w:t>
      </w:r>
      <w:r>
        <w:rPr>
          <w:rFonts w:asciiTheme="minorEastAsia" w:hAnsiTheme="minorEastAsia" w:cs="Arial"/>
          <w:sz w:val="24"/>
          <w:szCs w:val="24"/>
        </w:rPr>
        <w:t>best</w:t>
      </w:r>
      <w:r w:rsidR="005E4E1E" w:rsidRPr="002C709A">
        <w:rPr>
          <w:rFonts w:asciiTheme="minorEastAsia" w:hAnsiTheme="minorEastAsia" w:cs="Arial"/>
          <w:sz w:val="24"/>
          <w:szCs w:val="24"/>
        </w:rPr>
        <w:t xml:space="preserve"> when planting density supported their innate crown ideotypes</w:t>
      </w:r>
      <w:r w:rsidR="00C04E81" w:rsidRPr="002C709A">
        <w:rPr>
          <w:rFonts w:asciiTheme="minorEastAsia" w:hAnsiTheme="minorEastAsia" w:cs="Arial"/>
          <w:sz w:val="24"/>
          <w:szCs w:val="24"/>
        </w:rPr>
        <w:t>,</w:t>
      </w:r>
      <w:r w:rsidR="005E4E1E" w:rsidRPr="002C709A">
        <w:rPr>
          <w:rFonts w:asciiTheme="minorEastAsia" w:hAnsiTheme="minorEastAsia" w:cs="Arial"/>
          <w:sz w:val="24"/>
          <w:szCs w:val="24"/>
        </w:rPr>
        <w:t xml:space="preserve"> but </w:t>
      </w:r>
      <w:r>
        <w:rPr>
          <w:rFonts w:asciiTheme="minorEastAsia" w:hAnsiTheme="minorEastAsia" w:cs="Arial"/>
          <w:sz w:val="24"/>
          <w:szCs w:val="24"/>
        </w:rPr>
        <w:t xml:space="preserve">this does not necessarily </w:t>
      </w:r>
      <w:r w:rsidR="00A95D79">
        <w:rPr>
          <w:rFonts w:asciiTheme="minorEastAsia" w:hAnsiTheme="minorEastAsia" w:cs="Arial"/>
          <w:sz w:val="24"/>
          <w:szCs w:val="24"/>
        </w:rPr>
        <w:t>apply</w:t>
      </w:r>
      <w:r>
        <w:rPr>
          <w:rFonts w:asciiTheme="minorEastAsia" w:hAnsiTheme="minorEastAsia" w:cs="Arial"/>
          <w:sz w:val="24"/>
          <w:szCs w:val="24"/>
        </w:rPr>
        <w:t xml:space="preserve"> to growth and productivity</w:t>
      </w:r>
      <w:r w:rsidR="005E4E1E" w:rsidRPr="002C709A">
        <w:rPr>
          <w:rFonts w:asciiTheme="minorEastAsia" w:hAnsiTheme="minorEastAsia" w:cs="Arial"/>
          <w:sz w:val="24"/>
          <w:szCs w:val="24"/>
        </w:rPr>
        <w:t xml:space="preserve">. </w:t>
      </w:r>
    </w:p>
    <w:p w14:paraId="6BC2561C" w14:textId="18D9D448" w:rsidR="00972619" w:rsidRPr="002E3598" w:rsidRDefault="00A95D79" w:rsidP="00972619">
      <w:pPr>
        <w:spacing w:after="0" w:line="480" w:lineRule="auto"/>
        <w:rPr>
          <w:rFonts w:asciiTheme="minorEastAsia" w:hAnsiTheme="minorEastAsia" w:cs="Arial"/>
          <w:b/>
          <w:bCs/>
          <w:sz w:val="28"/>
          <w:szCs w:val="28"/>
        </w:rPr>
      </w:pPr>
      <w:r>
        <w:rPr>
          <w:rFonts w:asciiTheme="minorEastAsia" w:hAnsiTheme="minorEastAsia" w:cs="Arial"/>
          <w:b/>
          <w:bCs/>
          <w:sz w:val="28"/>
          <w:szCs w:val="28"/>
        </w:rPr>
        <w:t xml:space="preserve">4.1 </w:t>
      </w:r>
      <w:r w:rsidR="002E3598">
        <w:rPr>
          <w:rFonts w:asciiTheme="minorEastAsia" w:hAnsiTheme="minorEastAsia" w:cs="Arial"/>
          <w:b/>
          <w:bCs/>
          <w:sz w:val="28"/>
          <w:szCs w:val="28"/>
        </w:rPr>
        <w:t xml:space="preserve">Response Variables: </w:t>
      </w:r>
      <w:proofErr w:type="spellStart"/>
      <w:r w:rsidR="00972619" w:rsidRPr="002E3598">
        <w:rPr>
          <w:rFonts w:asciiTheme="minorEastAsia" w:hAnsiTheme="minorEastAsia" w:cs="Arial"/>
          <w:b/>
          <w:bCs/>
          <w:sz w:val="28"/>
          <w:szCs w:val="28"/>
        </w:rPr>
        <w:t>Sapflux</w:t>
      </w:r>
      <w:proofErr w:type="spellEnd"/>
      <w:r w:rsidR="00972619" w:rsidRPr="002E3598">
        <w:rPr>
          <w:rFonts w:asciiTheme="minorEastAsia" w:hAnsiTheme="minorEastAsia" w:cs="Arial"/>
          <w:b/>
          <w:bCs/>
          <w:sz w:val="28"/>
          <w:szCs w:val="28"/>
        </w:rPr>
        <w:t xml:space="preserve">, Sapwood and </w:t>
      </w:r>
      <w:proofErr w:type="spellStart"/>
      <w:r w:rsidR="00972619" w:rsidRPr="002E3598">
        <w:rPr>
          <w:rFonts w:asciiTheme="minorEastAsia" w:hAnsiTheme="minorEastAsia" w:cs="Arial"/>
          <w:b/>
          <w:bCs/>
          <w:sz w:val="28"/>
          <w:szCs w:val="28"/>
        </w:rPr>
        <w:t>Sapflow</w:t>
      </w:r>
      <w:proofErr w:type="spellEnd"/>
    </w:p>
    <w:p w14:paraId="6ECED8DE" w14:textId="296CEACE" w:rsidR="00417117" w:rsidRDefault="00972619" w:rsidP="00417117">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Although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was calculated from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and sapwood area, the interactions between time, density levels and genotypes led to greater variability in transpiration properties than in other properties. </w:t>
      </w:r>
      <w:proofErr w:type="spellStart"/>
      <w:r w:rsidR="00417117">
        <w:rPr>
          <w:rFonts w:asciiTheme="minorEastAsia" w:hAnsiTheme="minorEastAsia" w:cs="Arial"/>
          <w:sz w:val="24"/>
          <w:szCs w:val="24"/>
        </w:rPr>
        <w:t>Sapflux</w:t>
      </w:r>
      <w:proofErr w:type="spellEnd"/>
      <w:r w:rsidR="00417117">
        <w:rPr>
          <w:rFonts w:asciiTheme="minorEastAsia" w:hAnsiTheme="minorEastAsia" w:cs="Arial"/>
          <w:sz w:val="24"/>
          <w:szCs w:val="24"/>
        </w:rPr>
        <w:t xml:space="preserve"> was found significantly higher in low density </w:t>
      </w:r>
      <w:r w:rsidR="00417117">
        <w:rPr>
          <w:rFonts w:asciiTheme="minorEastAsia" w:hAnsiTheme="minorEastAsia" w:cs="Arial"/>
          <w:sz w:val="24"/>
          <w:szCs w:val="24"/>
        </w:rPr>
        <w:lastRenderedPageBreak/>
        <w:t xml:space="preserve">plantations </w:t>
      </w:r>
      <w:r w:rsidR="009C2976">
        <w:rPr>
          <w:rFonts w:asciiTheme="minorEastAsia" w:hAnsiTheme="minorEastAsia" w:cs="Arial"/>
          <w:sz w:val="24"/>
          <w:szCs w:val="24"/>
        </w:rPr>
        <w:t>whereas</w:t>
      </w:r>
      <w:r w:rsidR="00417117">
        <w:rPr>
          <w:rFonts w:asciiTheme="minorEastAsia" w:hAnsiTheme="minorEastAsia" w:cs="Arial"/>
          <w:sz w:val="24"/>
          <w:szCs w:val="24"/>
        </w:rPr>
        <w:t xml:space="preserve"> sapwood area, sapwood increment, and </w:t>
      </w:r>
      <w:proofErr w:type="spellStart"/>
      <w:r w:rsidR="00417117">
        <w:rPr>
          <w:rFonts w:asciiTheme="minorEastAsia" w:hAnsiTheme="minorEastAsia" w:cs="Arial"/>
          <w:sz w:val="24"/>
          <w:szCs w:val="24"/>
        </w:rPr>
        <w:t>sapflow</w:t>
      </w:r>
      <w:proofErr w:type="spellEnd"/>
      <w:r w:rsidR="00417117">
        <w:rPr>
          <w:rFonts w:asciiTheme="minorEastAsia" w:hAnsiTheme="minorEastAsia" w:cs="Arial"/>
          <w:sz w:val="24"/>
          <w:szCs w:val="24"/>
        </w:rPr>
        <w:t xml:space="preserve"> were found significantly higher in high density plantations.</w:t>
      </w:r>
      <w:r w:rsidR="009C2976">
        <w:rPr>
          <w:rFonts w:asciiTheme="minorEastAsia" w:hAnsiTheme="minorEastAsia" w:cs="Arial"/>
          <w:sz w:val="24"/>
          <w:szCs w:val="24"/>
        </w:rPr>
        <w:t xml:space="preserve"> This can be explained by the bigger-sized trees in low density plantation, where both inner and outer probes were inserted near newly grown, active xylems, while smaller trees had their probes closer to heartwood section</w:t>
      </w:r>
      <w:r w:rsidR="008471D6">
        <w:rPr>
          <w:rFonts w:asciiTheme="minorEastAsia" w:hAnsiTheme="minorEastAsia" w:cs="Arial"/>
          <w:sz w:val="24"/>
          <w:szCs w:val="24"/>
        </w:rPr>
        <w:t xml:space="preserve"> (Sperry, 2003)</w:t>
      </w:r>
      <w:r w:rsidR="009C2976">
        <w:rPr>
          <w:rFonts w:asciiTheme="minorEastAsia" w:hAnsiTheme="minorEastAsia" w:cs="Arial"/>
          <w:sz w:val="24"/>
          <w:szCs w:val="24"/>
        </w:rPr>
        <w:t xml:space="preserve">. </w:t>
      </w:r>
    </w:p>
    <w:p w14:paraId="196E5ED8" w14:textId="48236566" w:rsidR="00972619" w:rsidRPr="002C709A" w:rsidRDefault="00972619" w:rsidP="00417117">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In the experiment, when genotypes were planted in the density encouraging the opposite crown ideotype, the genotypes consistently demonstrated lower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per ground area. This led to the acceptance of the study’s first hypothesis, where conflicting crown ideotype and planting density discouraged transpiration. </w:t>
      </w:r>
      <w:r w:rsidR="002E3598">
        <w:rPr>
          <w:rFonts w:asciiTheme="minorEastAsia" w:hAnsiTheme="minorEastAsia" w:cs="Arial"/>
          <w:sz w:val="24"/>
          <w:szCs w:val="24"/>
        </w:rPr>
        <w:t>Total</w:t>
      </w:r>
      <w:r w:rsidRPr="002C709A">
        <w:rPr>
          <w:rFonts w:asciiTheme="minorEastAsia" w:hAnsiTheme="minorEastAsia" w:cs="Arial"/>
          <w:sz w:val="24"/>
          <w:szCs w:val="24"/>
        </w:rPr>
        <w:t xml:space="preserve"> sapwood area and sapwood increment ranked inconsistently across treatments; broadest-crowned C4 possessed the highest total sapwood area and sapwood increment across densities. </w:t>
      </w:r>
      <w:r w:rsidR="00563358" w:rsidRPr="002C709A">
        <w:rPr>
          <w:rFonts w:asciiTheme="minorEastAsia" w:hAnsiTheme="minorEastAsia" w:cs="Arial"/>
          <w:sz w:val="24"/>
          <w:szCs w:val="24"/>
        </w:rPr>
        <w:t>T</w:t>
      </w:r>
      <w:r w:rsidR="00563358">
        <w:rPr>
          <w:rFonts w:asciiTheme="minorEastAsia" w:hAnsiTheme="minorEastAsia" w:cs="Arial"/>
          <w:sz w:val="24"/>
          <w:szCs w:val="24"/>
        </w:rPr>
        <w:t>herefore,</w:t>
      </w:r>
      <w:r w:rsidR="00833A05">
        <w:rPr>
          <w:rFonts w:asciiTheme="minorEastAsia" w:hAnsiTheme="minorEastAsia" w:cs="Arial"/>
          <w:sz w:val="24"/>
          <w:szCs w:val="24"/>
        </w:rPr>
        <w:t xml:space="preserve"> tree</w:t>
      </w:r>
      <w:r w:rsidRPr="002C709A">
        <w:rPr>
          <w:rFonts w:asciiTheme="minorEastAsia" w:hAnsiTheme="minorEastAsia" w:cs="Arial"/>
          <w:sz w:val="24"/>
          <w:szCs w:val="24"/>
        </w:rPr>
        <w:t xml:space="preserve"> size or productivity does not necessarily correspond to transpiration or </w:t>
      </w:r>
      <w:r w:rsidR="00A95D79">
        <w:rPr>
          <w:rFonts w:asciiTheme="minorEastAsia" w:hAnsiTheme="minorEastAsia" w:cs="Arial"/>
          <w:sz w:val="24"/>
          <w:szCs w:val="24"/>
        </w:rPr>
        <w:t xml:space="preserve">planting </w:t>
      </w:r>
      <w:r w:rsidRPr="002C709A">
        <w:rPr>
          <w:rFonts w:asciiTheme="minorEastAsia" w:hAnsiTheme="minorEastAsia" w:cs="Arial"/>
          <w:sz w:val="24"/>
          <w:szCs w:val="24"/>
        </w:rPr>
        <w:t xml:space="preserve">density, instead it </w:t>
      </w:r>
      <w:r w:rsidR="00833A05">
        <w:rPr>
          <w:rFonts w:asciiTheme="minorEastAsia" w:hAnsiTheme="minorEastAsia" w:cs="Arial"/>
          <w:sz w:val="24"/>
          <w:szCs w:val="24"/>
        </w:rPr>
        <w:t>might</w:t>
      </w:r>
      <w:r w:rsidRPr="002C709A">
        <w:rPr>
          <w:rFonts w:asciiTheme="minorEastAsia" w:hAnsiTheme="minorEastAsia" w:cs="Arial"/>
          <w:sz w:val="24"/>
          <w:szCs w:val="24"/>
        </w:rPr>
        <w:t xml:space="preserve"> be a stable trait with certain crown genotypes but exhibits large variation for other genotypes. </w:t>
      </w:r>
    </w:p>
    <w:p w14:paraId="7EAC4069" w14:textId="656D50B4" w:rsidR="005E4E1E" w:rsidRPr="002C709A" w:rsidRDefault="005E4E1E" w:rsidP="005E4E1E">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4.</w:t>
      </w:r>
      <w:r w:rsidR="00972619" w:rsidRPr="002C709A">
        <w:rPr>
          <w:rFonts w:asciiTheme="minorEastAsia" w:hAnsiTheme="minorEastAsia" w:cs="Arial"/>
          <w:b/>
          <w:bCs/>
          <w:sz w:val="28"/>
          <w:szCs w:val="28"/>
        </w:rPr>
        <w:t>2</w:t>
      </w:r>
      <w:r w:rsidRPr="002C709A">
        <w:rPr>
          <w:rFonts w:asciiTheme="minorEastAsia" w:hAnsiTheme="minorEastAsia" w:cs="Arial"/>
          <w:b/>
          <w:bCs/>
          <w:sz w:val="28"/>
          <w:szCs w:val="28"/>
        </w:rPr>
        <w:t xml:space="preserve"> Environmental Variables: VPD and REW</w:t>
      </w:r>
    </w:p>
    <w:p w14:paraId="312FF72E" w14:textId="079FDADB" w:rsidR="005E4E1E" w:rsidRPr="002C709A" w:rsidRDefault="005E4E1E" w:rsidP="005E4E1E">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was asymptotically and positively related to both REW and VPD, where the relationships started linearly and reached certain plateaus as REW and VPD became high</w:t>
      </w:r>
      <w:r w:rsidR="00A95D79">
        <w:rPr>
          <w:rFonts w:asciiTheme="minorEastAsia" w:hAnsiTheme="minorEastAsia" w:cs="Arial"/>
          <w:sz w:val="24"/>
          <w:szCs w:val="24"/>
        </w:rPr>
        <w:t xml:space="preserve"> (Figure </w:t>
      </w:r>
      <w:r w:rsidR="00563358">
        <w:rPr>
          <w:rFonts w:asciiTheme="minorEastAsia" w:hAnsiTheme="minorEastAsia" w:cs="Arial"/>
          <w:sz w:val="24"/>
          <w:szCs w:val="24"/>
        </w:rPr>
        <w:t>7</w:t>
      </w:r>
      <w:r w:rsidR="00A95D79">
        <w:rPr>
          <w:rFonts w:asciiTheme="minorEastAsia" w:hAnsiTheme="minorEastAsia" w:cs="Arial"/>
          <w:sz w:val="24"/>
          <w:szCs w:val="24"/>
        </w:rPr>
        <w:t>)</w:t>
      </w:r>
      <w:r w:rsidRPr="002C709A">
        <w:rPr>
          <w:rFonts w:asciiTheme="minorEastAsia" w:hAnsiTheme="minorEastAsia" w:cs="Arial"/>
          <w:sz w:val="24"/>
          <w:szCs w:val="24"/>
        </w:rPr>
        <w:t xml:space="preserve">. The study’s </w:t>
      </w:r>
      <w:r w:rsidR="00972619" w:rsidRPr="002C709A">
        <w:rPr>
          <w:rFonts w:asciiTheme="minorEastAsia" w:hAnsiTheme="minorEastAsia" w:cs="Arial"/>
          <w:sz w:val="24"/>
          <w:szCs w:val="24"/>
        </w:rPr>
        <w:t>second</w:t>
      </w:r>
      <w:r w:rsidRPr="002C709A">
        <w:rPr>
          <w:rFonts w:asciiTheme="minorEastAsia" w:hAnsiTheme="minorEastAsia" w:cs="Arial"/>
          <w:sz w:val="24"/>
          <w:szCs w:val="24"/>
        </w:rPr>
        <w:t xml:space="preserve"> hypothesis was accepted where transpiration positively correlated with VPD and REW. The transpiration responses to log-scaled VPD and log-scaled REW among groups constructed different slopes</w:t>
      </w:r>
      <w:r w:rsidR="002E3598">
        <w:rPr>
          <w:rFonts w:asciiTheme="minorEastAsia" w:hAnsiTheme="minorEastAsia" w:cs="Arial"/>
          <w:sz w:val="24"/>
          <w:szCs w:val="24"/>
        </w:rPr>
        <w:t xml:space="preserve"> and intercepts</w:t>
      </w:r>
      <w:r w:rsidRPr="002C709A">
        <w:rPr>
          <w:rFonts w:asciiTheme="minorEastAsia" w:hAnsiTheme="minorEastAsia" w:cs="Arial"/>
          <w:sz w:val="24"/>
          <w:szCs w:val="24"/>
        </w:rPr>
        <w:t xml:space="preserve">, indicating </w:t>
      </w:r>
      <w:r w:rsidRPr="002C709A">
        <w:rPr>
          <w:rFonts w:asciiTheme="minorEastAsia" w:hAnsiTheme="minorEastAsia" w:cs="Arial"/>
          <w:sz w:val="24"/>
          <w:szCs w:val="24"/>
        </w:rPr>
        <w:lastRenderedPageBreak/>
        <w:t xml:space="preserve">interactions between treatments and environmental covariates. Narrow-crowned C3 responded to VPD and REW most positively under high planting density, whereas broadest-crowned C4 responded most positively under low planting density. This confirms our sub-hypotheses under hypothesis </w:t>
      </w:r>
      <w:r w:rsidR="00833A05">
        <w:rPr>
          <w:rFonts w:asciiTheme="minorEastAsia" w:hAnsiTheme="minorEastAsia" w:cs="Arial"/>
          <w:sz w:val="24"/>
          <w:szCs w:val="24"/>
        </w:rPr>
        <w:t>2</w:t>
      </w:r>
      <w:r w:rsidRPr="002C709A">
        <w:rPr>
          <w:rFonts w:asciiTheme="minorEastAsia" w:hAnsiTheme="minorEastAsia" w:cs="Arial"/>
          <w:sz w:val="24"/>
          <w:szCs w:val="24"/>
        </w:rPr>
        <w:t xml:space="preserve"> where conflicting crown ideotype and planting density reduced transpiration sensitivity to VPD and REW. </w:t>
      </w:r>
    </w:p>
    <w:p w14:paraId="182A5D14" w14:textId="02FCF33C" w:rsidR="005E4E1E" w:rsidRPr="002C709A" w:rsidRDefault="005E4E1E" w:rsidP="005E4E1E">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Within the same genotype between two planting densities, the differences in </w:t>
      </w:r>
      <w:proofErr w:type="spellStart"/>
      <w:r w:rsidRPr="002C709A">
        <w:rPr>
          <w:rFonts w:asciiTheme="minorEastAsia" w:hAnsiTheme="minorEastAsia" w:cs="Arial"/>
          <w:sz w:val="24"/>
          <w:szCs w:val="24"/>
        </w:rPr>
        <w:t>sapfl</w:t>
      </w:r>
      <w:r w:rsidR="002E3598">
        <w:rPr>
          <w:rFonts w:asciiTheme="minorEastAsia" w:hAnsiTheme="minorEastAsia" w:cs="Arial"/>
          <w:sz w:val="24"/>
          <w:szCs w:val="24"/>
        </w:rPr>
        <w:t>ow</w:t>
      </w:r>
      <w:proofErr w:type="spellEnd"/>
      <w:r w:rsidRPr="002C709A">
        <w:rPr>
          <w:rFonts w:asciiTheme="minorEastAsia" w:hAnsiTheme="minorEastAsia" w:cs="Arial"/>
          <w:sz w:val="24"/>
          <w:szCs w:val="24"/>
        </w:rPr>
        <w:t xml:space="preserve"> response to both VPD and REW ranked in the same order, where the greatest differences were found in narrow-crowned C3, and the lowest differences were found in broadest-crowned C4</w:t>
      </w:r>
      <w:r w:rsidR="008D5A47">
        <w:rPr>
          <w:rFonts w:asciiTheme="minorEastAsia" w:hAnsiTheme="minorEastAsia" w:cs="Arial"/>
          <w:sz w:val="24"/>
          <w:szCs w:val="24"/>
        </w:rPr>
        <w:t xml:space="preserve"> (Appendix Table 3 &amp; 4)</w:t>
      </w:r>
      <w:r w:rsidRPr="002C709A">
        <w:rPr>
          <w:rFonts w:asciiTheme="minorEastAsia" w:hAnsiTheme="minorEastAsia" w:cs="Arial"/>
          <w:sz w:val="24"/>
          <w:szCs w:val="24"/>
        </w:rPr>
        <w:t xml:space="preserve">. This was because narrow-crowned C3 thrived under high planting density that supported its crown development but struggled under low planting density; similarly, broadest-crowned C4 thrived under low planting density but struggled under high planting density. Because high density </w:t>
      </w:r>
      <w:proofErr w:type="spellStart"/>
      <w:r w:rsidRPr="002C709A">
        <w:rPr>
          <w:rFonts w:asciiTheme="minorEastAsia" w:hAnsiTheme="minorEastAsia" w:cs="Arial"/>
          <w:sz w:val="24"/>
          <w:szCs w:val="24"/>
        </w:rPr>
        <w:t>sapflows</w:t>
      </w:r>
      <w:proofErr w:type="spellEnd"/>
      <w:r w:rsidRPr="002C709A">
        <w:rPr>
          <w:rFonts w:asciiTheme="minorEastAsia" w:hAnsiTheme="minorEastAsia" w:cs="Arial"/>
          <w:sz w:val="24"/>
          <w:szCs w:val="24"/>
        </w:rPr>
        <w:t xml:space="preserve"> were significantly higher than low planting density </w:t>
      </w:r>
      <w:proofErr w:type="spellStart"/>
      <w:r w:rsidRPr="002C709A">
        <w:rPr>
          <w:rFonts w:asciiTheme="minorEastAsia" w:hAnsiTheme="minorEastAsia" w:cs="Arial"/>
          <w:sz w:val="24"/>
          <w:szCs w:val="24"/>
        </w:rPr>
        <w:t>sapflows</w:t>
      </w:r>
      <w:proofErr w:type="spellEnd"/>
      <w:r w:rsidRPr="002C709A">
        <w:rPr>
          <w:rFonts w:asciiTheme="minorEastAsia" w:hAnsiTheme="minorEastAsia" w:cs="Arial"/>
          <w:sz w:val="24"/>
          <w:szCs w:val="24"/>
        </w:rPr>
        <w:t xml:space="preserve">, the difference between planting densities within C3 was enhanced by the lower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under low density; the difference between planting densities within C4 was reduced by the lower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under high density.</w:t>
      </w:r>
      <w:r w:rsidR="00833A05">
        <w:rPr>
          <w:rFonts w:asciiTheme="minorEastAsia" w:hAnsiTheme="minorEastAsia" w:cs="Arial"/>
          <w:sz w:val="24"/>
          <w:szCs w:val="24"/>
        </w:rPr>
        <w:t xml:space="preserve"> However, these conclusions only apply to selected genetic entries, more quantitative measurements such as LAI are needed for assessing the relationship between crown size and transpiration.</w:t>
      </w:r>
    </w:p>
    <w:p w14:paraId="63E7B64D" w14:textId="0179EF1C" w:rsidR="005E4E1E" w:rsidRDefault="005E4E1E" w:rsidP="008D5A47">
      <w:pPr>
        <w:spacing w:after="0" w:line="480" w:lineRule="auto"/>
        <w:rPr>
          <w:rFonts w:asciiTheme="minorEastAsia" w:hAnsiTheme="minorEastAsia" w:cs="Arial"/>
          <w:color w:val="000000" w:themeColor="text1"/>
          <w:sz w:val="24"/>
          <w:szCs w:val="24"/>
        </w:rPr>
      </w:pPr>
    </w:p>
    <w:p w14:paraId="3DD6C84F" w14:textId="73CF4EF2" w:rsidR="008D5A47" w:rsidRDefault="008D5A47" w:rsidP="008D5A47">
      <w:pPr>
        <w:spacing w:after="0" w:line="480" w:lineRule="auto"/>
        <w:rPr>
          <w:rFonts w:asciiTheme="minorEastAsia" w:hAnsiTheme="minorEastAsia" w:cs="Arial"/>
          <w:color w:val="000000" w:themeColor="text1"/>
          <w:sz w:val="24"/>
          <w:szCs w:val="24"/>
        </w:rPr>
      </w:pPr>
    </w:p>
    <w:p w14:paraId="731493D2" w14:textId="77777777" w:rsidR="008D5A47" w:rsidRPr="002C709A" w:rsidRDefault="008D5A47" w:rsidP="008D5A47">
      <w:pPr>
        <w:spacing w:after="0" w:line="480" w:lineRule="auto"/>
        <w:rPr>
          <w:rFonts w:asciiTheme="minorEastAsia" w:hAnsiTheme="minorEastAsia" w:cs="Arial"/>
          <w:color w:val="000000" w:themeColor="text1"/>
          <w:sz w:val="24"/>
          <w:szCs w:val="24"/>
        </w:rPr>
      </w:pPr>
    </w:p>
    <w:p w14:paraId="4B499598" w14:textId="77777777" w:rsidR="005E4E1E" w:rsidRPr="002C709A" w:rsidRDefault="005E4E1E" w:rsidP="005E4E1E">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lastRenderedPageBreak/>
        <w:t>References</w:t>
      </w:r>
    </w:p>
    <w:p w14:paraId="60FCB817"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Agurla</w:t>
      </w:r>
      <w:proofErr w:type="spellEnd"/>
      <w:r w:rsidRPr="002C709A">
        <w:rPr>
          <w:rFonts w:asciiTheme="minorEastAsia" w:hAnsiTheme="minorEastAsia" w:cs="Arial"/>
          <w:sz w:val="20"/>
          <w:szCs w:val="20"/>
        </w:rPr>
        <w:t xml:space="preserve">, S., </w:t>
      </w:r>
      <w:proofErr w:type="spellStart"/>
      <w:r w:rsidRPr="002C709A">
        <w:rPr>
          <w:rFonts w:asciiTheme="minorEastAsia" w:hAnsiTheme="minorEastAsia" w:cs="Arial"/>
          <w:sz w:val="20"/>
          <w:szCs w:val="20"/>
        </w:rPr>
        <w:t>Gahir</w:t>
      </w:r>
      <w:proofErr w:type="spellEnd"/>
      <w:r w:rsidRPr="002C709A">
        <w:rPr>
          <w:rFonts w:asciiTheme="minorEastAsia" w:hAnsiTheme="minorEastAsia" w:cs="Arial"/>
          <w:sz w:val="20"/>
          <w:szCs w:val="20"/>
        </w:rPr>
        <w:t xml:space="preserve">, S., </w:t>
      </w:r>
      <w:proofErr w:type="spellStart"/>
      <w:r w:rsidRPr="002C709A">
        <w:rPr>
          <w:rFonts w:asciiTheme="minorEastAsia" w:hAnsiTheme="minorEastAsia" w:cs="Arial"/>
          <w:sz w:val="20"/>
          <w:szCs w:val="20"/>
        </w:rPr>
        <w:t>Munemasa</w:t>
      </w:r>
      <w:proofErr w:type="spellEnd"/>
      <w:r w:rsidRPr="002C709A">
        <w:rPr>
          <w:rFonts w:asciiTheme="minorEastAsia" w:hAnsiTheme="minorEastAsia" w:cs="Arial"/>
          <w:sz w:val="20"/>
          <w:szCs w:val="20"/>
        </w:rPr>
        <w:t xml:space="preserve">, S., Murata, Y., &amp; Raghavendra, A. S. (2018). Mechanism of Stomatal Closure in Plants Exposed to Drought and Cold Stress. </w:t>
      </w:r>
      <w:r w:rsidRPr="002C709A">
        <w:rPr>
          <w:rFonts w:asciiTheme="minorEastAsia" w:hAnsiTheme="minorEastAsia" w:cs="Arial"/>
          <w:i/>
          <w:iCs/>
          <w:sz w:val="20"/>
          <w:szCs w:val="20"/>
        </w:rPr>
        <w:t>Advances in experimental medicine and biology, 1081</w:t>
      </w:r>
      <w:r w:rsidRPr="002C709A">
        <w:rPr>
          <w:rFonts w:asciiTheme="minorEastAsia" w:hAnsiTheme="minorEastAsia" w:cs="Arial"/>
          <w:sz w:val="20"/>
          <w:szCs w:val="20"/>
        </w:rPr>
        <w:t>, 215–232. https://doi.org/10.1007/978-981-13-1244-1_12</w:t>
      </w:r>
    </w:p>
    <w:p w14:paraId="5A2F3C52"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Akers, M., Kane, M., </w:t>
      </w:r>
      <w:proofErr w:type="spellStart"/>
      <w:r w:rsidRPr="002C709A">
        <w:rPr>
          <w:rFonts w:asciiTheme="minorEastAsia" w:hAnsiTheme="minorEastAsia" w:cs="Arial"/>
          <w:sz w:val="20"/>
          <w:szCs w:val="20"/>
        </w:rPr>
        <w:t>Teskey</w:t>
      </w:r>
      <w:proofErr w:type="spellEnd"/>
      <w:r w:rsidRPr="002C709A">
        <w:rPr>
          <w:rFonts w:asciiTheme="minorEastAsia" w:hAnsiTheme="minorEastAsia" w:cs="Arial"/>
          <w:sz w:val="20"/>
          <w:szCs w:val="20"/>
        </w:rPr>
        <w:t xml:space="preserve">, R., Daniels, R., Zhao, D., &amp; </w:t>
      </w:r>
      <w:proofErr w:type="spellStart"/>
      <w:r w:rsidRPr="002C709A">
        <w:rPr>
          <w:rFonts w:asciiTheme="minorEastAsia" w:hAnsiTheme="minorEastAsia" w:cs="Arial"/>
          <w:sz w:val="20"/>
          <w:szCs w:val="20"/>
        </w:rPr>
        <w:t>Subedi</w:t>
      </w:r>
      <w:proofErr w:type="spellEnd"/>
      <w:r w:rsidRPr="002C709A">
        <w:rPr>
          <w:rFonts w:asciiTheme="minorEastAsia" w:hAnsiTheme="minorEastAsia" w:cs="Arial"/>
          <w:sz w:val="20"/>
          <w:szCs w:val="20"/>
        </w:rPr>
        <w:t>, S. (2012). The effects of planting density and cultural intensity on loblolly pine crown characteristics at age twelve. In </w:t>
      </w:r>
      <w:r w:rsidRPr="002C709A">
        <w:rPr>
          <w:rFonts w:asciiTheme="minorEastAsia" w:hAnsiTheme="minorEastAsia" w:cs="Arial"/>
          <w:i/>
          <w:iCs/>
          <w:sz w:val="20"/>
          <w:szCs w:val="20"/>
        </w:rPr>
        <w:t>Biennial Southern Silvicultural Research Conference</w:t>
      </w:r>
      <w:r w:rsidRPr="002C709A">
        <w:rPr>
          <w:rFonts w:asciiTheme="minorEastAsia" w:hAnsiTheme="minorEastAsia" w:cs="Arial"/>
          <w:sz w:val="20"/>
          <w:szCs w:val="20"/>
        </w:rPr>
        <w:t> (p. 1).</w:t>
      </w:r>
    </w:p>
    <w:p w14:paraId="6129FA31"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Albaugh, T. J., Maier, C. A., </w:t>
      </w:r>
      <w:proofErr w:type="spellStart"/>
      <w:r w:rsidRPr="002C709A">
        <w:rPr>
          <w:rFonts w:asciiTheme="minorEastAsia" w:hAnsiTheme="minorEastAsia" w:cs="Arial"/>
          <w:sz w:val="20"/>
          <w:szCs w:val="20"/>
        </w:rPr>
        <w:t>Campoe</w:t>
      </w:r>
      <w:proofErr w:type="spellEnd"/>
      <w:r w:rsidRPr="002C709A">
        <w:rPr>
          <w:rFonts w:asciiTheme="minorEastAsia" w:hAnsiTheme="minorEastAsia" w:cs="Arial"/>
          <w:sz w:val="20"/>
          <w:szCs w:val="20"/>
        </w:rPr>
        <w:t xml:space="preserve">, O. C., </w:t>
      </w:r>
      <w:proofErr w:type="spellStart"/>
      <w:r w:rsidRPr="002C709A">
        <w:rPr>
          <w:rFonts w:asciiTheme="minorEastAsia" w:hAnsiTheme="minorEastAsia" w:cs="Arial"/>
          <w:sz w:val="20"/>
          <w:szCs w:val="20"/>
        </w:rPr>
        <w:t>Yáñez</w:t>
      </w:r>
      <w:proofErr w:type="spellEnd"/>
      <w:r w:rsidRPr="002C709A">
        <w:rPr>
          <w:rFonts w:asciiTheme="minorEastAsia" w:hAnsiTheme="minorEastAsia" w:cs="Arial"/>
          <w:sz w:val="20"/>
          <w:szCs w:val="20"/>
        </w:rPr>
        <w:t xml:space="preserve">, M. A., </w:t>
      </w:r>
      <w:proofErr w:type="spellStart"/>
      <w:r w:rsidRPr="002C709A">
        <w:rPr>
          <w:rFonts w:asciiTheme="minorEastAsia" w:hAnsiTheme="minorEastAsia" w:cs="Arial"/>
          <w:sz w:val="20"/>
          <w:szCs w:val="20"/>
        </w:rPr>
        <w:t>Carbaugh</w:t>
      </w:r>
      <w:proofErr w:type="spellEnd"/>
      <w:r w:rsidRPr="002C709A">
        <w:rPr>
          <w:rFonts w:asciiTheme="minorEastAsia" w:hAnsiTheme="minorEastAsia" w:cs="Arial"/>
          <w:sz w:val="20"/>
          <w:szCs w:val="20"/>
        </w:rPr>
        <w:t>, E. D., Carter, D. R., ... &amp; Fox, T. R. (2020). Crown architecture, crown leaf area distribution, and individual tree growth efficiency vary across site, genetic entry, and planting density. </w:t>
      </w:r>
      <w:r w:rsidRPr="002C709A">
        <w:rPr>
          <w:rFonts w:asciiTheme="minorEastAsia" w:hAnsiTheme="minorEastAsia" w:cs="Arial"/>
          <w:i/>
          <w:iCs/>
          <w:sz w:val="20"/>
          <w:szCs w:val="20"/>
        </w:rPr>
        <w:t>Trees</w:t>
      </w:r>
      <w:r w:rsidRPr="002C709A">
        <w:rPr>
          <w:rFonts w:asciiTheme="minorEastAsia" w:hAnsiTheme="minorEastAsia" w:cs="Arial"/>
          <w:sz w:val="20"/>
          <w:szCs w:val="20"/>
        </w:rPr>
        <w:t>, </w:t>
      </w:r>
      <w:r w:rsidRPr="002C709A">
        <w:rPr>
          <w:rFonts w:asciiTheme="minorEastAsia" w:hAnsiTheme="minorEastAsia" w:cs="Arial"/>
          <w:i/>
          <w:iCs/>
          <w:sz w:val="20"/>
          <w:szCs w:val="20"/>
        </w:rPr>
        <w:t>34</w:t>
      </w:r>
      <w:r w:rsidRPr="002C709A">
        <w:rPr>
          <w:rFonts w:asciiTheme="minorEastAsia" w:hAnsiTheme="minorEastAsia" w:cs="Arial"/>
          <w:sz w:val="20"/>
          <w:szCs w:val="20"/>
        </w:rPr>
        <w:t>(1), 73-88.</w:t>
      </w:r>
    </w:p>
    <w:p w14:paraId="227012ED"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Brender</w:t>
      </w:r>
      <w:proofErr w:type="spellEnd"/>
      <w:r w:rsidRPr="002C709A">
        <w:rPr>
          <w:rFonts w:asciiTheme="minorEastAsia" w:hAnsiTheme="minorEastAsia" w:cs="Arial"/>
          <w:sz w:val="20"/>
          <w:szCs w:val="20"/>
        </w:rPr>
        <w:t xml:space="preserve">, E.V., Belanger, Roger, P., &amp; Malac, B.F. (1981). </w:t>
      </w:r>
      <w:r w:rsidRPr="002C709A">
        <w:rPr>
          <w:rFonts w:asciiTheme="minorEastAsia" w:hAnsiTheme="minorEastAsia" w:cs="Arial"/>
          <w:i/>
          <w:iCs/>
          <w:sz w:val="20"/>
          <w:szCs w:val="20"/>
        </w:rPr>
        <w:t>Choices in Silviculture for American</w:t>
      </w:r>
      <w:r w:rsidRPr="002C709A">
        <w:rPr>
          <w:rFonts w:asciiTheme="minorEastAsia" w:hAnsiTheme="minorEastAsia" w:cs="Arial"/>
          <w:sz w:val="20"/>
          <w:szCs w:val="20"/>
        </w:rPr>
        <w:t xml:space="preserve"> Forests (pp. 144-163). Society of American Foresters.</w:t>
      </w:r>
    </w:p>
    <w:p w14:paraId="4092E1DE"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Carlson, C. A., Fox, T. R., Creighton, J., Dougherty, P. M., &amp; Johnson, J. R. (2009). Nine-year growth responses to planting density manipulation and repeated early fertilization in a loblolly pine stand in the Virginia Piedmont. </w:t>
      </w:r>
      <w:r w:rsidRPr="002C709A">
        <w:rPr>
          <w:rFonts w:asciiTheme="minorEastAsia" w:hAnsiTheme="minorEastAsia" w:cs="Arial"/>
          <w:i/>
          <w:iCs/>
          <w:sz w:val="20"/>
          <w:szCs w:val="20"/>
        </w:rPr>
        <w:t>Southern Journal of Applied Forestry</w:t>
      </w:r>
      <w:r w:rsidRPr="002C709A">
        <w:rPr>
          <w:rFonts w:asciiTheme="minorEastAsia" w:hAnsiTheme="minorEastAsia" w:cs="Arial"/>
          <w:sz w:val="20"/>
          <w:szCs w:val="20"/>
        </w:rPr>
        <w:t>, </w:t>
      </w:r>
      <w:r w:rsidRPr="002C709A">
        <w:rPr>
          <w:rFonts w:asciiTheme="minorEastAsia" w:hAnsiTheme="minorEastAsia" w:cs="Arial"/>
          <w:i/>
          <w:iCs/>
          <w:sz w:val="20"/>
          <w:szCs w:val="20"/>
        </w:rPr>
        <w:t>33</w:t>
      </w:r>
      <w:r w:rsidRPr="002C709A">
        <w:rPr>
          <w:rFonts w:asciiTheme="minorEastAsia" w:hAnsiTheme="minorEastAsia" w:cs="Arial"/>
          <w:sz w:val="20"/>
          <w:szCs w:val="20"/>
        </w:rPr>
        <w:t>(3), 109-114.</w:t>
      </w:r>
    </w:p>
    <w:p w14:paraId="5DEFDE55"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Curtis, P. S., P. J. Hanson, P. </w:t>
      </w:r>
      <w:proofErr w:type="spellStart"/>
      <w:r w:rsidRPr="002C709A">
        <w:rPr>
          <w:rFonts w:asciiTheme="minorEastAsia" w:hAnsiTheme="minorEastAsia" w:cs="Arial"/>
          <w:sz w:val="20"/>
          <w:szCs w:val="20"/>
        </w:rPr>
        <w:t>Bolstad</w:t>
      </w:r>
      <w:proofErr w:type="spellEnd"/>
      <w:r w:rsidRPr="002C709A">
        <w:rPr>
          <w:rFonts w:asciiTheme="minorEastAsia" w:hAnsiTheme="minorEastAsia" w:cs="Arial"/>
          <w:sz w:val="20"/>
          <w:szCs w:val="20"/>
        </w:rPr>
        <w:t xml:space="preserve">, C. Barford, J. C. Randolph, H. P. Schmid, and K. B. Wilson (2002), Biometric and eddy-covariance based estimates of annual carbon storage in five eastern North American deciduous forests, Agric. For. </w:t>
      </w:r>
      <w:proofErr w:type="spellStart"/>
      <w:r w:rsidRPr="002C709A">
        <w:rPr>
          <w:rFonts w:asciiTheme="minorEastAsia" w:hAnsiTheme="minorEastAsia" w:cs="Arial"/>
          <w:sz w:val="20"/>
          <w:szCs w:val="20"/>
        </w:rPr>
        <w:t>Meteorol</w:t>
      </w:r>
      <w:proofErr w:type="spellEnd"/>
      <w:r w:rsidRPr="002C709A">
        <w:rPr>
          <w:rFonts w:asciiTheme="minorEastAsia" w:hAnsiTheme="minorEastAsia" w:cs="Arial"/>
          <w:sz w:val="20"/>
          <w:szCs w:val="20"/>
        </w:rPr>
        <w:t>., 113(14), 319, doi:10.1016/S0168-1923(02)00099-0.</w:t>
      </w:r>
    </w:p>
    <w:p w14:paraId="5631572B"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de Oliveira, R. K., </w:t>
      </w:r>
      <w:proofErr w:type="spellStart"/>
      <w:r w:rsidRPr="002C709A">
        <w:rPr>
          <w:rFonts w:asciiTheme="minorEastAsia" w:hAnsiTheme="minorEastAsia" w:cs="Arial"/>
          <w:sz w:val="20"/>
          <w:szCs w:val="20"/>
        </w:rPr>
        <w:t>Higa</w:t>
      </w:r>
      <w:proofErr w:type="spellEnd"/>
      <w:r w:rsidRPr="002C709A">
        <w:rPr>
          <w:rFonts w:asciiTheme="minorEastAsia" w:hAnsiTheme="minorEastAsia" w:cs="Arial"/>
          <w:sz w:val="20"/>
          <w:szCs w:val="20"/>
        </w:rPr>
        <w:t xml:space="preserve">, A. R., Silva, L. D., Silva, I. C., &amp; Gonçalves, M. D. P. M. (2018). </w:t>
      </w:r>
      <w:proofErr w:type="spellStart"/>
      <w:r w:rsidRPr="002C709A">
        <w:rPr>
          <w:rFonts w:asciiTheme="minorEastAsia" w:hAnsiTheme="minorEastAsia" w:cs="Arial"/>
          <w:sz w:val="20"/>
          <w:szCs w:val="20"/>
        </w:rPr>
        <w:t>Emergy</w:t>
      </w:r>
      <w:proofErr w:type="spellEnd"/>
      <w:r w:rsidRPr="002C709A">
        <w:rPr>
          <w:rFonts w:asciiTheme="minorEastAsia" w:hAnsiTheme="minorEastAsia" w:cs="Arial"/>
          <w:sz w:val="20"/>
          <w:szCs w:val="20"/>
        </w:rPr>
        <w:t>-based sustainability assessment of a loblolly pine (Pinus taeda) production system in southern Brazil. </w:t>
      </w:r>
      <w:r w:rsidRPr="002C709A">
        <w:rPr>
          <w:rFonts w:asciiTheme="minorEastAsia" w:hAnsiTheme="minorEastAsia" w:cs="Arial"/>
          <w:i/>
          <w:iCs/>
          <w:sz w:val="20"/>
          <w:szCs w:val="20"/>
        </w:rPr>
        <w:t>Ecological Indicators</w:t>
      </w:r>
      <w:r w:rsidRPr="002C709A">
        <w:rPr>
          <w:rFonts w:asciiTheme="minorEastAsia" w:hAnsiTheme="minorEastAsia" w:cs="Arial"/>
          <w:sz w:val="20"/>
          <w:szCs w:val="20"/>
        </w:rPr>
        <w:t>, </w:t>
      </w:r>
      <w:r w:rsidRPr="002C709A">
        <w:rPr>
          <w:rFonts w:asciiTheme="minorEastAsia" w:hAnsiTheme="minorEastAsia" w:cs="Arial"/>
          <w:i/>
          <w:iCs/>
          <w:sz w:val="20"/>
          <w:szCs w:val="20"/>
        </w:rPr>
        <w:t>93</w:t>
      </w:r>
      <w:r w:rsidRPr="002C709A">
        <w:rPr>
          <w:rFonts w:asciiTheme="minorEastAsia" w:hAnsiTheme="minorEastAsia" w:cs="Arial"/>
          <w:sz w:val="20"/>
          <w:szCs w:val="20"/>
        </w:rPr>
        <w:t>, 481-489.</w:t>
      </w:r>
    </w:p>
    <w:p w14:paraId="3DE9E2DD"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Dickmann</w:t>
      </w:r>
      <w:proofErr w:type="spellEnd"/>
      <w:r w:rsidRPr="002C709A">
        <w:rPr>
          <w:rFonts w:asciiTheme="minorEastAsia" w:hAnsiTheme="minorEastAsia" w:cs="Arial"/>
          <w:sz w:val="20"/>
          <w:szCs w:val="20"/>
        </w:rPr>
        <w:t>, D. I. (1985). The ideotype concept applied to forest trees. </w:t>
      </w:r>
      <w:r w:rsidRPr="002C709A">
        <w:rPr>
          <w:rFonts w:asciiTheme="minorEastAsia" w:hAnsiTheme="minorEastAsia" w:cs="Arial"/>
          <w:i/>
          <w:iCs/>
          <w:sz w:val="20"/>
          <w:szCs w:val="20"/>
        </w:rPr>
        <w:t>Attributes of trees as crop plants</w:t>
      </w:r>
      <w:r w:rsidRPr="002C709A">
        <w:rPr>
          <w:rFonts w:asciiTheme="minorEastAsia" w:hAnsiTheme="minorEastAsia" w:cs="Arial"/>
          <w:sz w:val="20"/>
          <w:szCs w:val="20"/>
        </w:rPr>
        <w:t xml:space="preserve">, 89-101. </w:t>
      </w:r>
    </w:p>
    <w:p w14:paraId="50B114BF"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Freeman, S. (2014). </w:t>
      </w:r>
      <w:r w:rsidRPr="002C709A">
        <w:rPr>
          <w:rFonts w:asciiTheme="minorEastAsia" w:hAnsiTheme="minorEastAsia" w:cs="Arial"/>
          <w:i/>
          <w:iCs/>
          <w:sz w:val="20"/>
          <w:szCs w:val="20"/>
        </w:rPr>
        <w:t>Biological science</w:t>
      </w:r>
      <w:r w:rsidRPr="002C709A">
        <w:rPr>
          <w:rFonts w:asciiTheme="minorEastAsia" w:hAnsiTheme="minorEastAsia" w:cs="Arial"/>
          <w:sz w:val="20"/>
          <w:szCs w:val="20"/>
        </w:rPr>
        <w:t>. United States of America: Pearson. pp. 765–766. ISBN 978-0-321-74367-1.</w:t>
      </w:r>
    </w:p>
    <w:p w14:paraId="3475C2C5"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Bréda</w:t>
      </w:r>
      <w:proofErr w:type="spellEnd"/>
      <w:r w:rsidRPr="002C709A">
        <w:rPr>
          <w:rFonts w:asciiTheme="minorEastAsia" w:hAnsiTheme="minorEastAsia" w:cs="Arial"/>
          <w:sz w:val="20"/>
          <w:szCs w:val="20"/>
        </w:rPr>
        <w:t xml:space="preserve"> N, Biron P, Villette S (1999) A lumped water balance model to evaluate duration and intensity of drought constraints in forest stands. </w:t>
      </w:r>
      <w:proofErr w:type="spellStart"/>
      <w:r w:rsidRPr="002C709A">
        <w:rPr>
          <w:rFonts w:asciiTheme="minorEastAsia" w:hAnsiTheme="minorEastAsia" w:cs="Arial"/>
          <w:sz w:val="20"/>
          <w:szCs w:val="20"/>
        </w:rPr>
        <w:t>Ecol</w:t>
      </w:r>
      <w:proofErr w:type="spellEnd"/>
      <w:r w:rsidRPr="002C709A">
        <w:rPr>
          <w:rFonts w:asciiTheme="minorEastAsia" w:hAnsiTheme="minorEastAsia" w:cs="Arial"/>
          <w:sz w:val="20"/>
          <w:szCs w:val="20"/>
        </w:rPr>
        <w:t xml:space="preserve"> Model 116:269–283. https://doi.org/10.1016/ S0304-3800(98)00205-1</w:t>
      </w:r>
    </w:p>
    <w:p w14:paraId="24BDE22D"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(1985). Une nouvelle </w:t>
      </w:r>
      <w:proofErr w:type="spellStart"/>
      <w:r w:rsidRPr="002C709A">
        <w:rPr>
          <w:rFonts w:asciiTheme="minorEastAsia" w:hAnsiTheme="minorEastAsia" w:cs="Arial"/>
          <w:sz w:val="20"/>
          <w:szCs w:val="20"/>
        </w:rPr>
        <w:t>méthode</w:t>
      </w:r>
      <w:proofErr w:type="spellEnd"/>
      <w:r w:rsidRPr="002C709A">
        <w:rPr>
          <w:rFonts w:asciiTheme="minorEastAsia" w:hAnsiTheme="minorEastAsia" w:cs="Arial"/>
          <w:sz w:val="20"/>
          <w:szCs w:val="20"/>
        </w:rPr>
        <w:t xml:space="preserve"> pour la </w:t>
      </w:r>
      <w:proofErr w:type="spellStart"/>
      <w:r w:rsidRPr="002C709A">
        <w:rPr>
          <w:rFonts w:asciiTheme="minorEastAsia" w:hAnsiTheme="minorEastAsia" w:cs="Arial"/>
          <w:sz w:val="20"/>
          <w:szCs w:val="20"/>
        </w:rPr>
        <w:t>mesure</w:t>
      </w:r>
      <w:proofErr w:type="spellEnd"/>
      <w:r w:rsidRPr="002C709A">
        <w:rPr>
          <w:rFonts w:asciiTheme="minorEastAsia" w:hAnsiTheme="minorEastAsia" w:cs="Arial"/>
          <w:sz w:val="20"/>
          <w:szCs w:val="20"/>
        </w:rPr>
        <w:t xml:space="preserve"> du flux de </w:t>
      </w:r>
      <w:proofErr w:type="spellStart"/>
      <w:r w:rsidRPr="002C709A">
        <w:rPr>
          <w:rFonts w:asciiTheme="minorEastAsia" w:hAnsiTheme="minorEastAsia" w:cs="Arial"/>
          <w:sz w:val="20"/>
          <w:szCs w:val="20"/>
        </w:rPr>
        <w:t>sève</w:t>
      </w:r>
      <w:proofErr w:type="spellEnd"/>
      <w:r w:rsidRPr="002C709A">
        <w:rPr>
          <w:rFonts w:asciiTheme="minorEastAsia" w:hAnsiTheme="minorEastAsia" w:cs="Arial"/>
          <w:sz w:val="20"/>
          <w:szCs w:val="20"/>
        </w:rPr>
        <w:t xml:space="preserve"> brute dans le tronc des </w:t>
      </w:r>
      <w:proofErr w:type="spellStart"/>
      <w:r w:rsidRPr="002C709A">
        <w:rPr>
          <w:rFonts w:asciiTheme="minorEastAsia" w:hAnsiTheme="minorEastAsia" w:cs="Arial"/>
          <w:sz w:val="20"/>
          <w:szCs w:val="20"/>
        </w:rPr>
        <w:t>arbres</w:t>
      </w:r>
      <w:proofErr w:type="spellEnd"/>
      <w:r w:rsidRPr="002C709A">
        <w:rPr>
          <w:rFonts w:asciiTheme="minorEastAsia" w:hAnsiTheme="minorEastAsia" w:cs="Arial"/>
          <w:sz w:val="20"/>
          <w:szCs w:val="20"/>
        </w:rPr>
        <w:t>. In </w:t>
      </w:r>
      <w:r w:rsidRPr="002C709A">
        <w:rPr>
          <w:rFonts w:asciiTheme="minorEastAsia" w:hAnsiTheme="minorEastAsia" w:cs="Arial"/>
          <w:i/>
          <w:iCs/>
          <w:sz w:val="20"/>
          <w:szCs w:val="20"/>
        </w:rPr>
        <w:t xml:space="preserve">Annales des Sciences </w:t>
      </w:r>
      <w:proofErr w:type="spellStart"/>
      <w:r w:rsidRPr="002C709A">
        <w:rPr>
          <w:rFonts w:asciiTheme="minorEastAsia" w:hAnsiTheme="minorEastAsia" w:cs="Arial"/>
          <w:i/>
          <w:iCs/>
          <w:sz w:val="20"/>
          <w:szCs w:val="20"/>
        </w:rPr>
        <w:t>forestières</w:t>
      </w:r>
      <w:proofErr w:type="spellEnd"/>
      <w:r w:rsidRPr="002C709A">
        <w:rPr>
          <w:rFonts w:asciiTheme="minorEastAsia" w:hAnsiTheme="minorEastAsia" w:cs="Arial"/>
          <w:sz w:val="20"/>
          <w:szCs w:val="20"/>
        </w:rPr>
        <w:t> (Vol. 42, No. 2, pp. 193-200). EDP Sciences.</w:t>
      </w:r>
    </w:p>
    <w:p w14:paraId="239A8D53"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Hanrahan, G. (2011). </w:t>
      </w:r>
      <w:r w:rsidRPr="002C709A">
        <w:rPr>
          <w:rFonts w:asciiTheme="minorEastAsia" w:hAnsiTheme="minorEastAsia" w:cs="Arial"/>
          <w:i/>
          <w:iCs/>
          <w:sz w:val="20"/>
          <w:szCs w:val="20"/>
        </w:rPr>
        <w:t>Key concepts in environmental chemistry</w:t>
      </w:r>
      <w:r w:rsidRPr="002C709A">
        <w:rPr>
          <w:rFonts w:asciiTheme="minorEastAsia" w:hAnsiTheme="minorEastAsia" w:cs="Arial"/>
          <w:sz w:val="20"/>
          <w:szCs w:val="20"/>
        </w:rPr>
        <w:t>. Academic Press.</w:t>
      </w:r>
    </w:p>
    <w:p w14:paraId="7B2C6CBC"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Hasenmueller</w:t>
      </w:r>
      <w:proofErr w:type="spellEnd"/>
      <w:r w:rsidRPr="002C709A">
        <w:rPr>
          <w:rFonts w:asciiTheme="minorEastAsia" w:hAnsiTheme="minorEastAsia" w:cs="Arial"/>
          <w:sz w:val="20"/>
          <w:szCs w:val="20"/>
        </w:rPr>
        <w:t xml:space="preserve">, E. </w:t>
      </w:r>
      <w:proofErr w:type="gramStart"/>
      <w:r w:rsidRPr="002C709A">
        <w:rPr>
          <w:rFonts w:asciiTheme="minorEastAsia" w:hAnsiTheme="minorEastAsia" w:cs="Arial"/>
          <w:sz w:val="20"/>
          <w:szCs w:val="20"/>
        </w:rPr>
        <w:t>A. ,</w:t>
      </w:r>
      <w:proofErr w:type="gramEnd"/>
      <w:r w:rsidRPr="002C709A">
        <w:rPr>
          <w:rFonts w:asciiTheme="minorEastAsia" w:hAnsiTheme="minorEastAsia" w:cs="Arial"/>
          <w:sz w:val="20"/>
          <w:szCs w:val="20"/>
        </w:rPr>
        <w:t xml:space="preserve"> &amp; Criss, R. E. (2013). Water Balance Estimates of Evapotranspiration Rates in Areas with Varying Land Use. In (Ed.), Evapotranspiration - An Overview. </w:t>
      </w:r>
      <w:proofErr w:type="spellStart"/>
      <w:r w:rsidRPr="002C709A">
        <w:rPr>
          <w:rFonts w:asciiTheme="minorEastAsia" w:hAnsiTheme="minorEastAsia" w:cs="Arial"/>
          <w:sz w:val="20"/>
          <w:szCs w:val="20"/>
        </w:rPr>
        <w:t>IntechOpen</w:t>
      </w:r>
      <w:proofErr w:type="spellEnd"/>
      <w:r w:rsidRPr="002C709A">
        <w:rPr>
          <w:rFonts w:asciiTheme="minorEastAsia" w:hAnsiTheme="minorEastAsia" w:cs="Arial"/>
          <w:sz w:val="20"/>
          <w:szCs w:val="20"/>
        </w:rPr>
        <w:t xml:space="preserve">. </w:t>
      </w:r>
      <w:r w:rsidRPr="002C709A">
        <w:rPr>
          <w:rFonts w:asciiTheme="minorEastAsia" w:hAnsiTheme="minorEastAsia" w:cs="Arial"/>
        </w:rPr>
        <w:t>https://doi.org/10.5772/52811</w:t>
      </w:r>
    </w:p>
    <w:p w14:paraId="7254625A"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Hubbard, R. M., </w:t>
      </w:r>
      <w:proofErr w:type="spellStart"/>
      <w:r w:rsidRPr="002C709A">
        <w:rPr>
          <w:rFonts w:asciiTheme="minorEastAsia" w:hAnsiTheme="minorEastAsia" w:cs="Arial"/>
          <w:sz w:val="20"/>
          <w:szCs w:val="20"/>
        </w:rPr>
        <w:t>Hakemada</w:t>
      </w:r>
      <w:proofErr w:type="spellEnd"/>
      <w:r w:rsidRPr="002C709A">
        <w:rPr>
          <w:rFonts w:asciiTheme="minorEastAsia" w:hAnsiTheme="minorEastAsia" w:cs="Arial"/>
          <w:sz w:val="20"/>
          <w:szCs w:val="20"/>
        </w:rPr>
        <w:t xml:space="preserve">, R., &amp; </w:t>
      </w:r>
      <w:proofErr w:type="spellStart"/>
      <w:r w:rsidRPr="002C709A">
        <w:rPr>
          <w:rFonts w:asciiTheme="minorEastAsia" w:hAnsiTheme="minorEastAsia" w:cs="Arial"/>
          <w:sz w:val="20"/>
          <w:szCs w:val="20"/>
        </w:rPr>
        <w:t>Ferraz</w:t>
      </w:r>
      <w:proofErr w:type="spellEnd"/>
      <w:r w:rsidRPr="002C709A">
        <w:rPr>
          <w:rFonts w:asciiTheme="minorEastAsia" w:hAnsiTheme="minorEastAsia" w:cs="Arial"/>
          <w:sz w:val="20"/>
          <w:szCs w:val="20"/>
        </w:rPr>
        <w:t xml:space="preserve">, S. (2015, December). Effects of Planting Density on Transpiration, Stem </w:t>
      </w:r>
      <w:proofErr w:type="gramStart"/>
      <w:r w:rsidRPr="002C709A">
        <w:rPr>
          <w:rFonts w:asciiTheme="minorEastAsia" w:hAnsiTheme="minorEastAsia" w:cs="Arial"/>
          <w:sz w:val="20"/>
          <w:szCs w:val="20"/>
        </w:rPr>
        <w:t>Flow</w:t>
      </w:r>
      <w:proofErr w:type="gramEnd"/>
      <w:r w:rsidRPr="002C709A">
        <w:rPr>
          <w:rFonts w:asciiTheme="minorEastAsia" w:hAnsiTheme="minorEastAsia" w:cs="Arial"/>
          <w:sz w:val="20"/>
          <w:szCs w:val="20"/>
        </w:rPr>
        <w:t xml:space="preserve"> and Interception for Two Clones Differing in Drought Tolerance in a High Productivity Eucalyptus Plantation in Brazil. In </w:t>
      </w:r>
      <w:r w:rsidRPr="002C709A">
        <w:rPr>
          <w:rFonts w:asciiTheme="minorEastAsia" w:hAnsiTheme="minorEastAsia" w:cs="Arial"/>
          <w:i/>
          <w:iCs/>
          <w:sz w:val="20"/>
          <w:szCs w:val="20"/>
        </w:rPr>
        <w:t>AGU Fall Meeting Abstracts</w:t>
      </w:r>
      <w:r w:rsidRPr="002C709A">
        <w:rPr>
          <w:rFonts w:asciiTheme="minorEastAsia" w:hAnsiTheme="minorEastAsia" w:cs="Arial"/>
          <w:sz w:val="20"/>
          <w:szCs w:val="20"/>
        </w:rPr>
        <w:t> (Vol. 2015, pp. H11G-1430).</w:t>
      </w:r>
    </w:p>
    <w:p w14:paraId="2A4E12DA"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Jasechko</w:t>
      </w:r>
      <w:proofErr w:type="spellEnd"/>
      <w:r w:rsidRPr="002C709A">
        <w:rPr>
          <w:rFonts w:asciiTheme="minorEastAsia" w:hAnsiTheme="minorEastAsia" w:cs="Arial"/>
          <w:sz w:val="20"/>
          <w:szCs w:val="20"/>
        </w:rPr>
        <w:t>, S., Sharp, Z. D., Gibson, J. J., Birks, S. J., Yi, Y., &amp; Fawcett, P. J. (2013). Terrestrial water fluxes dominated by transpiration. </w:t>
      </w:r>
      <w:r w:rsidRPr="002C709A">
        <w:rPr>
          <w:rFonts w:asciiTheme="minorEastAsia" w:hAnsiTheme="minorEastAsia" w:cs="Arial"/>
          <w:i/>
          <w:iCs/>
          <w:sz w:val="20"/>
          <w:szCs w:val="20"/>
        </w:rPr>
        <w:t>Nature</w:t>
      </w:r>
      <w:r w:rsidRPr="002C709A">
        <w:rPr>
          <w:rFonts w:asciiTheme="minorEastAsia" w:hAnsiTheme="minorEastAsia" w:cs="Arial"/>
          <w:sz w:val="20"/>
          <w:szCs w:val="20"/>
        </w:rPr>
        <w:t>, </w:t>
      </w:r>
      <w:r w:rsidRPr="002C709A">
        <w:rPr>
          <w:rFonts w:asciiTheme="minorEastAsia" w:hAnsiTheme="minorEastAsia" w:cs="Arial"/>
          <w:i/>
          <w:iCs/>
          <w:sz w:val="20"/>
          <w:szCs w:val="20"/>
        </w:rPr>
        <w:t>496</w:t>
      </w:r>
      <w:r w:rsidRPr="002C709A">
        <w:rPr>
          <w:rFonts w:asciiTheme="minorEastAsia" w:hAnsiTheme="minorEastAsia" w:cs="Arial"/>
          <w:sz w:val="20"/>
          <w:szCs w:val="20"/>
        </w:rPr>
        <w:t>(7445), 347-350.</w:t>
      </w:r>
    </w:p>
    <w:p w14:paraId="10360E4A"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Lawrence, M. G. (2005). The relationship between relative humidity and the dewpoint temperature in moist air: A simple conversion and applications. </w:t>
      </w:r>
      <w:r w:rsidRPr="002C709A">
        <w:rPr>
          <w:rFonts w:asciiTheme="minorEastAsia" w:hAnsiTheme="minorEastAsia" w:cs="Arial"/>
          <w:i/>
          <w:iCs/>
          <w:sz w:val="20"/>
          <w:szCs w:val="20"/>
        </w:rPr>
        <w:t>Bulletin of the American Meteorological Society</w:t>
      </w:r>
      <w:r w:rsidRPr="002C709A">
        <w:rPr>
          <w:rFonts w:asciiTheme="minorEastAsia" w:hAnsiTheme="minorEastAsia" w:cs="Arial"/>
          <w:sz w:val="20"/>
          <w:szCs w:val="20"/>
        </w:rPr>
        <w:t>, </w:t>
      </w:r>
      <w:r w:rsidRPr="002C709A">
        <w:rPr>
          <w:rFonts w:asciiTheme="minorEastAsia" w:hAnsiTheme="minorEastAsia" w:cs="Arial"/>
          <w:i/>
          <w:iCs/>
          <w:sz w:val="20"/>
          <w:szCs w:val="20"/>
        </w:rPr>
        <w:t>86</w:t>
      </w:r>
      <w:r w:rsidRPr="002C709A">
        <w:rPr>
          <w:rFonts w:asciiTheme="minorEastAsia" w:hAnsiTheme="minorEastAsia" w:cs="Arial"/>
          <w:sz w:val="20"/>
          <w:szCs w:val="20"/>
        </w:rPr>
        <w:t>(2), 225-234.</w:t>
      </w:r>
    </w:p>
    <w:p w14:paraId="04CEDF3D"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Lee, X., </w:t>
      </w:r>
      <w:proofErr w:type="spellStart"/>
      <w:r w:rsidRPr="002C709A">
        <w:rPr>
          <w:rFonts w:asciiTheme="minorEastAsia" w:hAnsiTheme="minorEastAsia" w:cs="Arial"/>
          <w:sz w:val="20"/>
          <w:szCs w:val="20"/>
        </w:rPr>
        <w:t>Massman</w:t>
      </w:r>
      <w:proofErr w:type="spellEnd"/>
      <w:r w:rsidRPr="002C709A">
        <w:rPr>
          <w:rFonts w:asciiTheme="minorEastAsia" w:hAnsiTheme="minorEastAsia" w:cs="Arial"/>
          <w:sz w:val="20"/>
          <w:szCs w:val="20"/>
        </w:rPr>
        <w:t xml:space="preserve">, W., &amp; Law, B. (Eds.). (2004). </w:t>
      </w:r>
      <w:r w:rsidRPr="002C709A">
        <w:rPr>
          <w:rFonts w:asciiTheme="minorEastAsia" w:hAnsiTheme="minorEastAsia" w:cs="Arial"/>
          <w:i/>
          <w:iCs/>
          <w:sz w:val="20"/>
          <w:szCs w:val="20"/>
        </w:rPr>
        <w:t>Handbook of micrometeorology: a guide for surface flux measurement and analysis</w:t>
      </w:r>
      <w:r w:rsidRPr="002C709A">
        <w:rPr>
          <w:rFonts w:asciiTheme="minorEastAsia" w:hAnsiTheme="minorEastAsia" w:cs="Arial"/>
          <w:sz w:val="20"/>
          <w:szCs w:val="20"/>
        </w:rPr>
        <w:t xml:space="preserve"> (Vol. 29). Springer Science &amp; Business Media.</w:t>
      </w:r>
    </w:p>
    <w:p w14:paraId="0F56DD09"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lastRenderedPageBreak/>
        <w:t xml:space="preserve">Lu, P., Urban, L., &amp; Zhao, P. (2004). </w:t>
      </w:r>
      <w:proofErr w:type="spellStart"/>
      <w:r w:rsidRPr="002C709A">
        <w:rPr>
          <w:rFonts w:asciiTheme="minorEastAsia" w:hAnsiTheme="minorEastAsia" w:cs="Arial"/>
          <w:sz w:val="20"/>
          <w:szCs w:val="20"/>
        </w:rPr>
        <w:t>Granier's</w:t>
      </w:r>
      <w:proofErr w:type="spellEnd"/>
      <w:r w:rsidRPr="002C709A">
        <w:rPr>
          <w:rFonts w:asciiTheme="minorEastAsia" w:hAnsiTheme="minorEastAsia" w:cs="Arial"/>
          <w:sz w:val="20"/>
          <w:szCs w:val="20"/>
        </w:rPr>
        <w:t xml:space="preserve"> thermal dissipation probe (TDP) method for measuring sap flow in trees: theory and practice</w:t>
      </w:r>
      <w:r w:rsidRPr="002C709A">
        <w:rPr>
          <w:rFonts w:asciiTheme="minorEastAsia" w:hAnsiTheme="minorEastAsia" w:cs="Arial"/>
          <w:i/>
          <w:iCs/>
          <w:sz w:val="20"/>
          <w:szCs w:val="20"/>
        </w:rPr>
        <w:t>. ACTA BOTANICA SINICA-ENGLISH EDITION-, 46</w:t>
      </w:r>
      <w:r w:rsidRPr="002C709A">
        <w:rPr>
          <w:rFonts w:asciiTheme="minorEastAsia" w:hAnsiTheme="minorEastAsia" w:cs="Arial"/>
          <w:sz w:val="20"/>
          <w:szCs w:val="20"/>
        </w:rPr>
        <w:t>(6), 631-646.</w:t>
      </w:r>
    </w:p>
    <w:p w14:paraId="126A6CC0"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Lyu</w:t>
      </w:r>
      <w:proofErr w:type="spellEnd"/>
      <w:r w:rsidRPr="002C709A">
        <w:rPr>
          <w:rFonts w:asciiTheme="minorEastAsia" w:hAnsiTheme="minorEastAsia" w:cs="Arial"/>
          <w:sz w:val="20"/>
          <w:szCs w:val="20"/>
        </w:rPr>
        <w:t>, J., He, QY., Yang, J. </w:t>
      </w:r>
      <w:r w:rsidRPr="002C709A">
        <w:rPr>
          <w:rFonts w:asciiTheme="minorEastAsia" w:hAnsiTheme="minorEastAsia" w:cs="Arial"/>
          <w:i/>
          <w:iCs/>
          <w:sz w:val="20"/>
          <w:szCs w:val="20"/>
        </w:rPr>
        <w:t>et al.</w:t>
      </w:r>
      <w:r w:rsidRPr="002C709A">
        <w:rPr>
          <w:rFonts w:asciiTheme="minorEastAsia" w:hAnsiTheme="minorEastAsia" w:cs="Arial"/>
          <w:sz w:val="20"/>
          <w:szCs w:val="20"/>
        </w:rPr>
        <w:t> Sap flow characteristics in growing and non-growing seasons in three tree species in the semiarid Loess Plateau region of China. </w:t>
      </w:r>
      <w:r w:rsidRPr="002C709A">
        <w:rPr>
          <w:rFonts w:asciiTheme="minorEastAsia" w:hAnsiTheme="minorEastAsia" w:cs="Arial"/>
          <w:i/>
          <w:iCs/>
          <w:sz w:val="20"/>
          <w:szCs w:val="20"/>
        </w:rPr>
        <w:t>Trees</w:t>
      </w:r>
      <w:r w:rsidRPr="002C709A">
        <w:rPr>
          <w:rFonts w:asciiTheme="minorEastAsia" w:hAnsiTheme="minorEastAsia" w:cs="Arial"/>
          <w:sz w:val="20"/>
          <w:szCs w:val="20"/>
        </w:rPr>
        <w:t> </w:t>
      </w:r>
      <w:r w:rsidRPr="002C709A">
        <w:rPr>
          <w:rFonts w:asciiTheme="minorEastAsia" w:hAnsiTheme="minorEastAsia" w:cs="Arial"/>
          <w:b/>
          <w:bCs/>
          <w:sz w:val="20"/>
          <w:szCs w:val="20"/>
        </w:rPr>
        <w:t>34</w:t>
      </w:r>
      <w:r w:rsidRPr="002C709A">
        <w:rPr>
          <w:rFonts w:asciiTheme="minorEastAsia" w:hAnsiTheme="minorEastAsia" w:cs="Arial"/>
          <w:sz w:val="20"/>
          <w:szCs w:val="20"/>
        </w:rPr>
        <w:t xml:space="preserve">, 943–955 (2020). https://doi.org/10.1007/s00468-020-01972-1 </w:t>
      </w:r>
    </w:p>
    <w:p w14:paraId="17DACA5C"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Ma, S. Y., D. D. </w:t>
      </w:r>
      <w:proofErr w:type="spellStart"/>
      <w:r w:rsidRPr="002C709A">
        <w:rPr>
          <w:rFonts w:asciiTheme="minorEastAsia" w:hAnsiTheme="minorEastAsia" w:cs="Arial"/>
          <w:sz w:val="20"/>
          <w:szCs w:val="20"/>
        </w:rPr>
        <w:t>Baldocchi</w:t>
      </w:r>
      <w:proofErr w:type="spellEnd"/>
      <w:r w:rsidRPr="002C709A">
        <w:rPr>
          <w:rFonts w:asciiTheme="minorEastAsia" w:hAnsiTheme="minorEastAsia" w:cs="Arial"/>
          <w:sz w:val="20"/>
          <w:szCs w:val="20"/>
        </w:rPr>
        <w:t xml:space="preserve">, L. K. Xu, and T. </w:t>
      </w:r>
      <w:proofErr w:type="spellStart"/>
      <w:r w:rsidRPr="002C709A">
        <w:rPr>
          <w:rFonts w:asciiTheme="minorEastAsia" w:hAnsiTheme="minorEastAsia" w:cs="Arial"/>
          <w:sz w:val="20"/>
          <w:szCs w:val="20"/>
        </w:rPr>
        <w:t>Hehn</w:t>
      </w:r>
      <w:proofErr w:type="spellEnd"/>
      <w:r w:rsidRPr="002C709A">
        <w:rPr>
          <w:rFonts w:asciiTheme="minorEastAsia" w:hAnsiTheme="minorEastAsia" w:cs="Arial"/>
          <w:sz w:val="20"/>
          <w:szCs w:val="20"/>
        </w:rPr>
        <w:t xml:space="preserve"> (2007), Inter-annual variability in carbon dioxide exchange of an oak/grass savanna and open grassland in California, Agric. For. </w:t>
      </w:r>
      <w:proofErr w:type="spellStart"/>
      <w:r w:rsidRPr="002C709A">
        <w:rPr>
          <w:rFonts w:asciiTheme="minorEastAsia" w:hAnsiTheme="minorEastAsia" w:cs="Arial"/>
          <w:sz w:val="20"/>
          <w:szCs w:val="20"/>
        </w:rPr>
        <w:t>Meteorol</w:t>
      </w:r>
      <w:proofErr w:type="spellEnd"/>
      <w:r w:rsidRPr="002C709A">
        <w:rPr>
          <w:rFonts w:asciiTheme="minorEastAsia" w:hAnsiTheme="minorEastAsia" w:cs="Arial"/>
          <w:sz w:val="20"/>
          <w:szCs w:val="20"/>
        </w:rPr>
        <w:t xml:space="preserve">., 147(34), 157171, </w:t>
      </w:r>
      <w:proofErr w:type="gramStart"/>
      <w:r w:rsidRPr="002C709A">
        <w:rPr>
          <w:rFonts w:asciiTheme="minorEastAsia" w:hAnsiTheme="minorEastAsia" w:cs="Arial"/>
          <w:sz w:val="20"/>
          <w:szCs w:val="20"/>
        </w:rPr>
        <w:t>doi:10.1016/j.agrformet</w:t>
      </w:r>
      <w:proofErr w:type="gramEnd"/>
      <w:r w:rsidRPr="002C709A">
        <w:rPr>
          <w:rFonts w:asciiTheme="minorEastAsia" w:hAnsiTheme="minorEastAsia" w:cs="Arial"/>
          <w:sz w:val="20"/>
          <w:szCs w:val="20"/>
        </w:rPr>
        <w:t xml:space="preserve">.2007.07.008. </w:t>
      </w:r>
    </w:p>
    <w:p w14:paraId="3F91DF46"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Martin, T. A., Johnsen, K. H., &amp; White, T. L. (2001). Ideotype development in southern pines: rationale and strategies for overcoming scale-related obstacles. </w:t>
      </w:r>
      <w:r w:rsidRPr="002C709A">
        <w:rPr>
          <w:rFonts w:asciiTheme="minorEastAsia" w:hAnsiTheme="minorEastAsia" w:cs="Arial"/>
          <w:i/>
          <w:iCs/>
          <w:sz w:val="20"/>
          <w:szCs w:val="20"/>
        </w:rPr>
        <w:t>Forest Science</w:t>
      </w:r>
      <w:r w:rsidRPr="002C709A">
        <w:rPr>
          <w:rFonts w:asciiTheme="minorEastAsia" w:hAnsiTheme="minorEastAsia" w:cs="Arial"/>
          <w:sz w:val="20"/>
          <w:szCs w:val="20"/>
        </w:rPr>
        <w:t>, </w:t>
      </w:r>
      <w:r w:rsidRPr="002C709A">
        <w:rPr>
          <w:rFonts w:asciiTheme="minorEastAsia" w:hAnsiTheme="minorEastAsia" w:cs="Arial"/>
          <w:i/>
          <w:iCs/>
          <w:sz w:val="20"/>
          <w:szCs w:val="20"/>
        </w:rPr>
        <w:t>47</w:t>
      </w:r>
      <w:r w:rsidRPr="002C709A">
        <w:rPr>
          <w:rFonts w:asciiTheme="minorEastAsia" w:hAnsiTheme="minorEastAsia" w:cs="Arial"/>
          <w:sz w:val="20"/>
          <w:szCs w:val="20"/>
        </w:rPr>
        <w:t>(1), 21-28.</w:t>
      </w:r>
    </w:p>
    <w:p w14:paraId="5A2F4E94"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Monteith, J., &amp; Unsworth, M. (2013). </w:t>
      </w:r>
      <w:r w:rsidRPr="002C709A">
        <w:rPr>
          <w:rFonts w:asciiTheme="minorEastAsia" w:hAnsiTheme="minorEastAsia" w:cs="Arial"/>
          <w:i/>
          <w:iCs/>
          <w:sz w:val="20"/>
          <w:szCs w:val="20"/>
        </w:rPr>
        <w:t>Principles of environmental physics: plants, animals, and the atmosphere</w:t>
      </w:r>
      <w:r w:rsidRPr="002C709A">
        <w:rPr>
          <w:rFonts w:asciiTheme="minorEastAsia" w:hAnsiTheme="minorEastAsia" w:cs="Arial"/>
          <w:sz w:val="20"/>
          <w:szCs w:val="20"/>
        </w:rPr>
        <w:t>. Academic Press.</w:t>
      </w:r>
    </w:p>
    <w:p w14:paraId="63E66EE9"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Oren, R., Sperry, J.S., </w:t>
      </w:r>
      <w:proofErr w:type="spellStart"/>
      <w:r w:rsidRPr="002C709A">
        <w:rPr>
          <w:rFonts w:asciiTheme="minorEastAsia" w:hAnsiTheme="minorEastAsia" w:cs="Arial"/>
          <w:sz w:val="20"/>
          <w:szCs w:val="20"/>
        </w:rPr>
        <w:t>Katul</w:t>
      </w:r>
      <w:proofErr w:type="spellEnd"/>
      <w:r w:rsidRPr="002C709A">
        <w:rPr>
          <w:rFonts w:asciiTheme="minorEastAsia" w:hAnsiTheme="minorEastAsia" w:cs="Arial"/>
          <w:sz w:val="20"/>
          <w:szCs w:val="20"/>
        </w:rPr>
        <w:t xml:space="preserve">, G.G., Pataki, D.E., Ewers, B.E., Phillips, </w:t>
      </w:r>
      <w:proofErr w:type="gramStart"/>
      <w:r w:rsidRPr="002C709A">
        <w:rPr>
          <w:rFonts w:asciiTheme="minorEastAsia" w:hAnsiTheme="minorEastAsia" w:cs="Arial"/>
          <w:sz w:val="20"/>
          <w:szCs w:val="20"/>
        </w:rPr>
        <w:t>N.</w:t>
      </w:r>
      <w:proofErr w:type="gramEnd"/>
      <w:r w:rsidRPr="002C709A">
        <w:rPr>
          <w:rFonts w:asciiTheme="minorEastAsia" w:hAnsiTheme="minorEastAsia" w:cs="Arial"/>
          <w:sz w:val="20"/>
          <w:szCs w:val="20"/>
        </w:rPr>
        <w:t xml:space="preserve"> and Schäfer, K.V.R. (1999). Survey and synthesis of intra- and interspecific variation in stomatal sensitivity to </w:t>
      </w:r>
      <w:proofErr w:type="spellStart"/>
      <w:r w:rsidRPr="002C709A">
        <w:rPr>
          <w:rFonts w:asciiTheme="minorEastAsia" w:hAnsiTheme="minorEastAsia" w:cs="Arial"/>
          <w:sz w:val="20"/>
          <w:szCs w:val="20"/>
        </w:rPr>
        <w:t>vapour</w:t>
      </w:r>
      <w:proofErr w:type="spellEnd"/>
      <w:r w:rsidRPr="002C709A">
        <w:rPr>
          <w:rFonts w:asciiTheme="minorEastAsia" w:hAnsiTheme="minorEastAsia" w:cs="Arial"/>
          <w:sz w:val="20"/>
          <w:szCs w:val="20"/>
        </w:rPr>
        <w:t xml:space="preserve"> pressure deficit. </w:t>
      </w:r>
      <w:r w:rsidRPr="002C709A">
        <w:rPr>
          <w:rFonts w:asciiTheme="minorEastAsia" w:hAnsiTheme="minorEastAsia" w:cs="Arial"/>
          <w:i/>
          <w:iCs/>
          <w:sz w:val="20"/>
          <w:szCs w:val="20"/>
        </w:rPr>
        <w:t>Plant, Cell &amp; Environment 22</w:t>
      </w:r>
      <w:r w:rsidRPr="002C709A">
        <w:rPr>
          <w:rFonts w:asciiTheme="minorEastAsia" w:hAnsiTheme="minorEastAsia" w:cs="Arial"/>
          <w:sz w:val="20"/>
          <w:szCs w:val="20"/>
        </w:rPr>
        <w:t>(12): 1515-1526.</w:t>
      </w:r>
    </w:p>
    <w:p w14:paraId="1A39D71C"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Reichstein, Markus &amp; </w:t>
      </w:r>
      <w:proofErr w:type="spellStart"/>
      <w:r w:rsidRPr="002C709A">
        <w:rPr>
          <w:rFonts w:asciiTheme="minorEastAsia" w:hAnsiTheme="minorEastAsia" w:cs="Arial"/>
          <w:sz w:val="20"/>
          <w:szCs w:val="20"/>
        </w:rPr>
        <w:t>Ciais</w:t>
      </w:r>
      <w:proofErr w:type="spellEnd"/>
      <w:r w:rsidRPr="002C709A">
        <w:rPr>
          <w:rFonts w:asciiTheme="minorEastAsia" w:hAnsiTheme="minorEastAsia" w:cs="Arial"/>
          <w:sz w:val="20"/>
          <w:szCs w:val="20"/>
        </w:rPr>
        <w:t xml:space="preserve">, Philippe &amp; </w:t>
      </w:r>
      <w:proofErr w:type="spellStart"/>
      <w:r w:rsidRPr="002C709A">
        <w:rPr>
          <w:rFonts w:asciiTheme="minorEastAsia" w:hAnsiTheme="minorEastAsia" w:cs="Arial"/>
          <w:sz w:val="20"/>
          <w:szCs w:val="20"/>
        </w:rPr>
        <w:t>Papale</w:t>
      </w:r>
      <w:proofErr w:type="spellEnd"/>
      <w:r w:rsidRPr="002C709A">
        <w:rPr>
          <w:rFonts w:asciiTheme="minorEastAsia" w:hAnsiTheme="minorEastAsia" w:cs="Arial"/>
          <w:sz w:val="20"/>
          <w:szCs w:val="20"/>
        </w:rPr>
        <w:t xml:space="preserve">, Dario &amp; </w:t>
      </w:r>
      <w:proofErr w:type="spellStart"/>
      <w:r w:rsidRPr="002C709A">
        <w:rPr>
          <w:rFonts w:asciiTheme="minorEastAsia" w:hAnsiTheme="minorEastAsia" w:cs="Arial"/>
          <w:sz w:val="20"/>
          <w:szCs w:val="20"/>
        </w:rPr>
        <w:t>Valentini</w:t>
      </w:r>
      <w:proofErr w:type="spellEnd"/>
      <w:r w:rsidRPr="002C709A">
        <w:rPr>
          <w:rFonts w:asciiTheme="minorEastAsia" w:hAnsiTheme="minorEastAsia" w:cs="Arial"/>
          <w:sz w:val="20"/>
          <w:szCs w:val="20"/>
        </w:rPr>
        <w:t xml:space="preserve">, Riccardo &amp; SW, Running &amp; </w:t>
      </w:r>
      <w:proofErr w:type="spellStart"/>
      <w:r w:rsidRPr="002C709A">
        <w:rPr>
          <w:rFonts w:asciiTheme="minorEastAsia" w:hAnsiTheme="minorEastAsia" w:cs="Arial"/>
          <w:sz w:val="20"/>
          <w:szCs w:val="20"/>
        </w:rPr>
        <w:t>Viovy</w:t>
      </w:r>
      <w:proofErr w:type="spellEnd"/>
      <w:r w:rsidRPr="002C709A">
        <w:rPr>
          <w:rFonts w:asciiTheme="minorEastAsia" w:hAnsiTheme="minorEastAsia" w:cs="Arial"/>
          <w:sz w:val="20"/>
          <w:szCs w:val="20"/>
        </w:rPr>
        <w:t xml:space="preserve">, Nicolas &amp; Cramer, Wolfgang &amp; </w:t>
      </w: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&amp; </w:t>
      </w:r>
      <w:proofErr w:type="spellStart"/>
      <w:r w:rsidRPr="002C709A">
        <w:rPr>
          <w:rFonts w:asciiTheme="minorEastAsia" w:hAnsiTheme="minorEastAsia" w:cs="Arial"/>
          <w:sz w:val="20"/>
          <w:szCs w:val="20"/>
        </w:rPr>
        <w:t>Ogée</w:t>
      </w:r>
      <w:proofErr w:type="spellEnd"/>
      <w:r w:rsidRPr="002C709A">
        <w:rPr>
          <w:rFonts w:asciiTheme="minorEastAsia" w:hAnsiTheme="minorEastAsia" w:cs="Arial"/>
          <w:sz w:val="20"/>
          <w:szCs w:val="20"/>
        </w:rPr>
        <w:t xml:space="preserve">, Jérôme &amp; Allard, Vincent &amp; </w:t>
      </w:r>
      <w:proofErr w:type="spellStart"/>
      <w:r w:rsidRPr="002C709A">
        <w:rPr>
          <w:rFonts w:asciiTheme="minorEastAsia" w:hAnsiTheme="minorEastAsia" w:cs="Arial"/>
          <w:sz w:val="20"/>
          <w:szCs w:val="20"/>
        </w:rPr>
        <w:t>Aubinet</w:t>
      </w:r>
      <w:proofErr w:type="spellEnd"/>
      <w:r w:rsidRPr="002C709A">
        <w:rPr>
          <w:rFonts w:asciiTheme="minorEastAsia" w:hAnsiTheme="minorEastAsia" w:cs="Arial"/>
          <w:sz w:val="20"/>
          <w:szCs w:val="20"/>
        </w:rPr>
        <w:t xml:space="preserve">, Marc &amp; </w:t>
      </w:r>
      <w:proofErr w:type="spellStart"/>
      <w:r w:rsidRPr="002C709A">
        <w:rPr>
          <w:rFonts w:asciiTheme="minorEastAsia" w:hAnsiTheme="minorEastAsia" w:cs="Arial"/>
          <w:sz w:val="20"/>
          <w:szCs w:val="20"/>
        </w:rPr>
        <w:t>Bernhofer</w:t>
      </w:r>
      <w:proofErr w:type="spellEnd"/>
      <w:r w:rsidRPr="002C709A">
        <w:rPr>
          <w:rFonts w:asciiTheme="minorEastAsia" w:hAnsiTheme="minorEastAsia" w:cs="Arial"/>
          <w:sz w:val="20"/>
          <w:szCs w:val="20"/>
        </w:rPr>
        <w:t xml:space="preserve">, Christian &amp; Buchmann, Nina &amp; Carrara, Arnaud &amp; </w:t>
      </w:r>
      <w:proofErr w:type="spellStart"/>
      <w:r w:rsidRPr="002C709A">
        <w:rPr>
          <w:rFonts w:asciiTheme="minorEastAsia" w:hAnsiTheme="minorEastAsia" w:cs="Arial"/>
          <w:sz w:val="20"/>
          <w:szCs w:val="20"/>
        </w:rPr>
        <w:t>Grünwald</w:t>
      </w:r>
      <w:proofErr w:type="spellEnd"/>
      <w:r w:rsidRPr="002C709A">
        <w:rPr>
          <w:rFonts w:asciiTheme="minorEastAsia" w:hAnsiTheme="minorEastAsia" w:cs="Arial"/>
          <w:sz w:val="20"/>
          <w:szCs w:val="20"/>
        </w:rPr>
        <w:t xml:space="preserve">, Thomas &amp; </w:t>
      </w:r>
      <w:proofErr w:type="spellStart"/>
      <w:r w:rsidRPr="002C709A">
        <w:rPr>
          <w:rFonts w:asciiTheme="minorEastAsia" w:hAnsiTheme="minorEastAsia" w:cs="Arial"/>
          <w:sz w:val="20"/>
          <w:szCs w:val="20"/>
        </w:rPr>
        <w:t>Heimann</w:t>
      </w:r>
      <w:proofErr w:type="spellEnd"/>
      <w:r w:rsidRPr="002C709A">
        <w:rPr>
          <w:rFonts w:asciiTheme="minorEastAsia" w:hAnsiTheme="minorEastAsia" w:cs="Arial"/>
          <w:sz w:val="20"/>
          <w:szCs w:val="20"/>
        </w:rPr>
        <w:t xml:space="preserve">, Martin &amp; </w:t>
      </w:r>
      <w:proofErr w:type="spellStart"/>
      <w:r w:rsidRPr="002C709A">
        <w:rPr>
          <w:rFonts w:asciiTheme="minorEastAsia" w:hAnsiTheme="minorEastAsia" w:cs="Arial"/>
          <w:sz w:val="20"/>
          <w:szCs w:val="20"/>
        </w:rPr>
        <w:t>Heinesch</w:t>
      </w:r>
      <w:proofErr w:type="spellEnd"/>
      <w:r w:rsidRPr="002C709A">
        <w:rPr>
          <w:rFonts w:asciiTheme="minorEastAsia" w:hAnsiTheme="minorEastAsia" w:cs="Arial"/>
          <w:sz w:val="20"/>
          <w:szCs w:val="20"/>
        </w:rPr>
        <w:t xml:space="preserve">, Bernard &amp; </w:t>
      </w:r>
      <w:proofErr w:type="spellStart"/>
      <w:r w:rsidRPr="002C709A">
        <w:rPr>
          <w:rFonts w:asciiTheme="minorEastAsia" w:hAnsiTheme="minorEastAsia" w:cs="Arial"/>
          <w:sz w:val="20"/>
          <w:szCs w:val="20"/>
        </w:rPr>
        <w:t>Knohl</w:t>
      </w:r>
      <w:proofErr w:type="spellEnd"/>
      <w:r w:rsidRPr="002C709A">
        <w:rPr>
          <w:rFonts w:asciiTheme="minorEastAsia" w:hAnsiTheme="minorEastAsia" w:cs="Arial"/>
          <w:sz w:val="20"/>
          <w:szCs w:val="20"/>
        </w:rPr>
        <w:t xml:space="preserve">, Alexander &amp; </w:t>
      </w:r>
      <w:proofErr w:type="spellStart"/>
      <w:r w:rsidRPr="002C709A">
        <w:rPr>
          <w:rFonts w:asciiTheme="minorEastAsia" w:hAnsiTheme="minorEastAsia" w:cs="Arial"/>
          <w:sz w:val="20"/>
          <w:szCs w:val="20"/>
        </w:rPr>
        <w:t>Kutsch</w:t>
      </w:r>
      <w:proofErr w:type="spellEnd"/>
      <w:r w:rsidRPr="002C709A">
        <w:rPr>
          <w:rFonts w:asciiTheme="minorEastAsia" w:hAnsiTheme="minorEastAsia" w:cs="Arial"/>
          <w:sz w:val="20"/>
          <w:szCs w:val="20"/>
        </w:rPr>
        <w:t xml:space="preserve">, Werner Leo &amp; Zhao, Mysis. (2007). Reduction of ecosystem productivity and respiration during the </w:t>
      </w:r>
      <w:proofErr w:type="spellStart"/>
      <w:r w:rsidRPr="002C709A">
        <w:rPr>
          <w:rFonts w:asciiTheme="minorEastAsia" w:hAnsiTheme="minorEastAsia" w:cs="Arial"/>
          <w:sz w:val="20"/>
          <w:szCs w:val="20"/>
        </w:rPr>
        <w:t>european</w:t>
      </w:r>
      <w:proofErr w:type="spellEnd"/>
      <w:r w:rsidRPr="002C709A">
        <w:rPr>
          <w:rFonts w:asciiTheme="minorEastAsia" w:hAnsiTheme="minorEastAsia" w:cs="Arial"/>
          <w:sz w:val="20"/>
          <w:szCs w:val="20"/>
        </w:rPr>
        <w:t xml:space="preserve"> summer 2003 climate anomaly: A joint flux tower, remote </w:t>
      </w:r>
      <w:proofErr w:type="gramStart"/>
      <w:r w:rsidRPr="002C709A">
        <w:rPr>
          <w:rFonts w:asciiTheme="minorEastAsia" w:hAnsiTheme="minorEastAsia" w:cs="Arial"/>
          <w:sz w:val="20"/>
          <w:szCs w:val="20"/>
        </w:rPr>
        <w:t>sensing</w:t>
      </w:r>
      <w:proofErr w:type="gramEnd"/>
      <w:r w:rsidRPr="002C709A">
        <w:rPr>
          <w:rFonts w:asciiTheme="minorEastAsia" w:hAnsiTheme="minorEastAsia" w:cs="Arial"/>
          <w:sz w:val="20"/>
          <w:szCs w:val="20"/>
        </w:rPr>
        <w:t xml:space="preserve"> and modelling analysis. </w:t>
      </w:r>
      <w:r w:rsidRPr="002C709A">
        <w:rPr>
          <w:rFonts w:asciiTheme="minorEastAsia" w:hAnsiTheme="minorEastAsia" w:cs="Arial"/>
          <w:i/>
          <w:iCs/>
          <w:sz w:val="20"/>
          <w:szCs w:val="20"/>
        </w:rPr>
        <w:t>Global Change Biology, 13</w:t>
      </w:r>
      <w:r w:rsidRPr="002C709A">
        <w:rPr>
          <w:rFonts w:asciiTheme="minorEastAsia" w:hAnsiTheme="minorEastAsia" w:cs="Arial"/>
          <w:sz w:val="20"/>
          <w:szCs w:val="20"/>
        </w:rPr>
        <w:t xml:space="preserve">(3), 634-651. </w:t>
      </w:r>
    </w:p>
    <w:p w14:paraId="37FE0751"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Ritchie, J. T. (1981). SOIL WATER AVAILABILITY. </w:t>
      </w:r>
      <w:r w:rsidRPr="002C709A">
        <w:rPr>
          <w:rFonts w:asciiTheme="minorEastAsia" w:hAnsiTheme="minorEastAsia" w:cs="Arial"/>
          <w:i/>
          <w:iCs/>
          <w:sz w:val="20"/>
          <w:szCs w:val="20"/>
        </w:rPr>
        <w:t>Plant and Soil</w:t>
      </w:r>
      <w:r w:rsidRPr="002C709A">
        <w:rPr>
          <w:rFonts w:asciiTheme="minorEastAsia" w:hAnsiTheme="minorEastAsia" w:cs="Arial"/>
          <w:sz w:val="20"/>
          <w:szCs w:val="20"/>
        </w:rPr>
        <w:t>, </w:t>
      </w:r>
      <w:r w:rsidRPr="002C709A">
        <w:rPr>
          <w:rFonts w:asciiTheme="minorEastAsia" w:hAnsiTheme="minorEastAsia" w:cs="Arial"/>
          <w:i/>
          <w:iCs/>
          <w:sz w:val="20"/>
          <w:szCs w:val="20"/>
        </w:rPr>
        <w:t>58</w:t>
      </w:r>
      <w:r w:rsidRPr="002C709A">
        <w:rPr>
          <w:rFonts w:asciiTheme="minorEastAsia" w:hAnsiTheme="minorEastAsia" w:cs="Arial"/>
          <w:sz w:val="20"/>
          <w:szCs w:val="20"/>
        </w:rPr>
        <w:t xml:space="preserve">(1/3), 327–338. http://www.jstor.org/stable/42933793 </w:t>
      </w:r>
    </w:p>
    <w:p w14:paraId="276B8678"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RStudio Team. (2015). </w:t>
      </w:r>
      <w:r w:rsidRPr="002C709A">
        <w:rPr>
          <w:rFonts w:asciiTheme="minorEastAsia" w:hAnsiTheme="minorEastAsia" w:cs="Arial"/>
          <w:i/>
          <w:iCs/>
          <w:sz w:val="20"/>
          <w:szCs w:val="20"/>
        </w:rPr>
        <w:t>RStudio: Integrated Development Environment for R</w:t>
      </w:r>
      <w:r w:rsidRPr="002C709A">
        <w:rPr>
          <w:rFonts w:asciiTheme="minorEastAsia" w:hAnsiTheme="minorEastAsia" w:cs="Arial"/>
          <w:sz w:val="20"/>
          <w:szCs w:val="20"/>
        </w:rPr>
        <w:t>. Boston, MA. Retrieved from http://www.rstudio.com/</w:t>
      </w:r>
    </w:p>
    <w:p w14:paraId="63126D7A"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Samuelson, L. J., Eberhardt, T. L., </w:t>
      </w:r>
      <w:proofErr w:type="spellStart"/>
      <w:r w:rsidRPr="002C709A">
        <w:rPr>
          <w:rFonts w:asciiTheme="minorEastAsia" w:hAnsiTheme="minorEastAsia" w:cs="Arial"/>
          <w:sz w:val="20"/>
          <w:szCs w:val="20"/>
        </w:rPr>
        <w:t>Bartkowiak</w:t>
      </w:r>
      <w:proofErr w:type="spellEnd"/>
      <w:r w:rsidRPr="002C709A">
        <w:rPr>
          <w:rFonts w:asciiTheme="minorEastAsia" w:hAnsiTheme="minorEastAsia" w:cs="Arial"/>
          <w:sz w:val="20"/>
          <w:szCs w:val="20"/>
        </w:rPr>
        <w:t xml:space="preserve">, S. M., &amp; Johnsen, K. H. (2013). Relationships between climate, radial </w:t>
      </w:r>
      <w:proofErr w:type="gramStart"/>
      <w:r w:rsidRPr="002C709A">
        <w:rPr>
          <w:rFonts w:asciiTheme="minorEastAsia" w:hAnsiTheme="minorEastAsia" w:cs="Arial"/>
          <w:sz w:val="20"/>
          <w:szCs w:val="20"/>
        </w:rPr>
        <w:t>growth</w:t>
      </w:r>
      <w:proofErr w:type="gramEnd"/>
      <w:r w:rsidRPr="002C709A">
        <w:rPr>
          <w:rFonts w:asciiTheme="minorEastAsia" w:hAnsiTheme="minorEastAsia" w:cs="Arial"/>
          <w:sz w:val="20"/>
          <w:szCs w:val="20"/>
        </w:rPr>
        <w:t xml:space="preserve"> and wood properties of mature loblolly pine in Hawaii and a northern and southern site in the southeastern United States. </w:t>
      </w:r>
      <w:r w:rsidRPr="002C709A">
        <w:rPr>
          <w:rFonts w:asciiTheme="minorEastAsia" w:hAnsiTheme="minorEastAsia" w:cs="Arial"/>
          <w:i/>
          <w:iCs/>
          <w:sz w:val="20"/>
          <w:szCs w:val="20"/>
        </w:rPr>
        <w:t>Forest ecology and management, 310</w:t>
      </w:r>
      <w:r w:rsidRPr="002C709A">
        <w:rPr>
          <w:rFonts w:asciiTheme="minorEastAsia" w:hAnsiTheme="minorEastAsia" w:cs="Arial"/>
          <w:sz w:val="20"/>
          <w:szCs w:val="20"/>
        </w:rPr>
        <w:t>, 786-795.</w:t>
      </w:r>
    </w:p>
    <w:p w14:paraId="54FED0E3"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Shimizu, J. Y., &amp; </w:t>
      </w:r>
      <w:proofErr w:type="spellStart"/>
      <w:r w:rsidRPr="002C709A">
        <w:rPr>
          <w:rFonts w:asciiTheme="minorEastAsia" w:hAnsiTheme="minorEastAsia" w:cs="Arial"/>
          <w:sz w:val="20"/>
          <w:szCs w:val="20"/>
        </w:rPr>
        <w:t>Sebbenn</w:t>
      </w:r>
      <w:proofErr w:type="spellEnd"/>
      <w:r w:rsidRPr="002C709A">
        <w:rPr>
          <w:rFonts w:asciiTheme="minorEastAsia" w:hAnsiTheme="minorEastAsia" w:cs="Arial"/>
          <w:sz w:val="20"/>
          <w:szCs w:val="20"/>
        </w:rPr>
        <w:t xml:space="preserve">, A. M. (2008). </w:t>
      </w:r>
      <w:proofErr w:type="spellStart"/>
      <w:r w:rsidRPr="002C709A">
        <w:rPr>
          <w:rFonts w:asciiTheme="minorEastAsia" w:hAnsiTheme="minorEastAsia" w:cs="Arial"/>
          <w:sz w:val="20"/>
          <w:szCs w:val="20"/>
        </w:rPr>
        <w:t>Espécies</w:t>
      </w:r>
      <w:proofErr w:type="spellEnd"/>
      <w:r w:rsidRPr="002C709A">
        <w:rPr>
          <w:rFonts w:asciiTheme="minorEastAsia" w:hAnsiTheme="minorEastAsia" w:cs="Arial"/>
          <w:sz w:val="20"/>
          <w:szCs w:val="20"/>
        </w:rPr>
        <w:t xml:space="preserve"> de Pinus </w:t>
      </w:r>
      <w:proofErr w:type="spellStart"/>
      <w:r w:rsidRPr="002C709A">
        <w:rPr>
          <w:rFonts w:asciiTheme="minorEastAsia" w:hAnsiTheme="minorEastAsia" w:cs="Arial"/>
          <w:sz w:val="20"/>
          <w:szCs w:val="20"/>
        </w:rPr>
        <w:t>na</w:t>
      </w:r>
      <w:proofErr w:type="spellEnd"/>
      <w:r w:rsidRPr="002C709A">
        <w:rPr>
          <w:rFonts w:asciiTheme="minorEastAsia" w:hAnsiTheme="minorEastAsia" w:cs="Arial"/>
          <w:sz w:val="20"/>
          <w:szCs w:val="20"/>
        </w:rPr>
        <w:t xml:space="preserve"> </w:t>
      </w:r>
      <w:proofErr w:type="spellStart"/>
      <w:r w:rsidRPr="002C709A">
        <w:rPr>
          <w:rFonts w:asciiTheme="minorEastAsia" w:hAnsiTheme="minorEastAsia" w:cs="Arial"/>
          <w:sz w:val="20"/>
          <w:szCs w:val="20"/>
        </w:rPr>
        <w:t>silvicultura</w:t>
      </w:r>
      <w:proofErr w:type="spellEnd"/>
      <w:r w:rsidRPr="002C709A">
        <w:rPr>
          <w:rFonts w:asciiTheme="minorEastAsia" w:hAnsiTheme="minorEastAsia" w:cs="Arial"/>
          <w:sz w:val="20"/>
          <w:szCs w:val="20"/>
        </w:rPr>
        <w:t xml:space="preserve"> </w:t>
      </w:r>
      <w:proofErr w:type="spellStart"/>
      <w:r w:rsidRPr="002C709A">
        <w:rPr>
          <w:rFonts w:asciiTheme="minorEastAsia" w:hAnsiTheme="minorEastAsia" w:cs="Arial"/>
          <w:sz w:val="20"/>
          <w:szCs w:val="20"/>
        </w:rPr>
        <w:t>brasileira</w:t>
      </w:r>
      <w:proofErr w:type="spellEnd"/>
      <w:r w:rsidRPr="002C709A">
        <w:rPr>
          <w:rFonts w:asciiTheme="minorEastAsia" w:hAnsiTheme="minorEastAsia" w:cs="Arial"/>
          <w:sz w:val="20"/>
          <w:szCs w:val="20"/>
        </w:rPr>
        <w:t>. </w:t>
      </w:r>
      <w:r w:rsidRPr="002C709A">
        <w:rPr>
          <w:rFonts w:asciiTheme="minorEastAsia" w:hAnsiTheme="minorEastAsia" w:cs="Arial"/>
          <w:i/>
          <w:iCs/>
          <w:sz w:val="20"/>
          <w:szCs w:val="20"/>
        </w:rPr>
        <w:t xml:space="preserve">Pinus </w:t>
      </w:r>
      <w:proofErr w:type="spellStart"/>
      <w:r w:rsidRPr="002C709A">
        <w:rPr>
          <w:rFonts w:asciiTheme="minorEastAsia" w:hAnsiTheme="minorEastAsia" w:cs="Arial"/>
          <w:i/>
          <w:iCs/>
          <w:sz w:val="20"/>
          <w:szCs w:val="20"/>
        </w:rPr>
        <w:t>na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silvicultura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brasileira</w:t>
      </w:r>
      <w:proofErr w:type="spellEnd"/>
      <w:r w:rsidRPr="002C709A">
        <w:rPr>
          <w:rFonts w:asciiTheme="minorEastAsia" w:hAnsiTheme="minorEastAsia" w:cs="Arial"/>
          <w:i/>
          <w:iCs/>
          <w:sz w:val="20"/>
          <w:szCs w:val="20"/>
        </w:rPr>
        <w:t xml:space="preserve">. Colombo: </w:t>
      </w:r>
      <w:proofErr w:type="spellStart"/>
      <w:r w:rsidRPr="002C709A">
        <w:rPr>
          <w:rFonts w:asciiTheme="minorEastAsia" w:hAnsiTheme="minorEastAsia" w:cs="Arial"/>
          <w:i/>
          <w:iCs/>
          <w:sz w:val="20"/>
          <w:szCs w:val="20"/>
        </w:rPr>
        <w:t>Embrapa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Florestas</w:t>
      </w:r>
      <w:proofErr w:type="spellEnd"/>
      <w:r w:rsidRPr="002C709A">
        <w:rPr>
          <w:rFonts w:asciiTheme="minorEastAsia" w:hAnsiTheme="minorEastAsia" w:cs="Arial"/>
          <w:sz w:val="20"/>
          <w:szCs w:val="20"/>
        </w:rPr>
        <w:t>, 49-74.</w:t>
      </w:r>
    </w:p>
    <w:p w14:paraId="4EA08010"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Sinha, R. K. (2004). </w:t>
      </w:r>
      <w:r w:rsidRPr="002C709A">
        <w:rPr>
          <w:rFonts w:asciiTheme="minorEastAsia" w:hAnsiTheme="minorEastAsia" w:cs="Arial"/>
          <w:i/>
          <w:iCs/>
          <w:sz w:val="20"/>
          <w:szCs w:val="20"/>
        </w:rPr>
        <w:t>Modern Plant Physiology</w:t>
      </w:r>
      <w:r w:rsidRPr="002C709A">
        <w:rPr>
          <w:rFonts w:asciiTheme="minorEastAsia" w:hAnsiTheme="minorEastAsia" w:cs="Arial"/>
          <w:sz w:val="20"/>
          <w:szCs w:val="20"/>
        </w:rPr>
        <w:t xml:space="preserve">. Alpha science international Ltd. </w:t>
      </w:r>
    </w:p>
    <w:p w14:paraId="7E5DB95B"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Souza, B. M., de Aguiar, A. V., </w:t>
      </w:r>
      <w:proofErr w:type="spellStart"/>
      <w:r w:rsidRPr="002C709A">
        <w:rPr>
          <w:rFonts w:asciiTheme="minorEastAsia" w:hAnsiTheme="minorEastAsia" w:cs="Arial"/>
          <w:sz w:val="20"/>
          <w:szCs w:val="20"/>
        </w:rPr>
        <w:t>Dambrat</w:t>
      </w:r>
      <w:proofErr w:type="spellEnd"/>
      <w:r w:rsidRPr="002C709A">
        <w:rPr>
          <w:rFonts w:asciiTheme="minorEastAsia" w:hAnsiTheme="minorEastAsia" w:cs="Arial"/>
          <w:sz w:val="20"/>
          <w:szCs w:val="20"/>
        </w:rPr>
        <w:t xml:space="preserve">, H. M., </w:t>
      </w:r>
      <w:proofErr w:type="spellStart"/>
      <w:r w:rsidRPr="002C709A">
        <w:rPr>
          <w:rFonts w:asciiTheme="minorEastAsia" w:hAnsiTheme="minorEastAsia" w:cs="Arial"/>
          <w:sz w:val="20"/>
          <w:szCs w:val="20"/>
        </w:rPr>
        <w:t>Galucha</w:t>
      </w:r>
      <w:proofErr w:type="spellEnd"/>
      <w:r w:rsidRPr="002C709A">
        <w:rPr>
          <w:rFonts w:asciiTheme="minorEastAsia" w:hAnsiTheme="minorEastAsia" w:cs="Arial"/>
          <w:sz w:val="20"/>
          <w:szCs w:val="20"/>
        </w:rPr>
        <w:t xml:space="preserve">, S. C., </w:t>
      </w:r>
      <w:proofErr w:type="spellStart"/>
      <w:r w:rsidRPr="002C709A">
        <w:rPr>
          <w:rFonts w:asciiTheme="minorEastAsia" w:hAnsiTheme="minorEastAsia" w:cs="Arial"/>
          <w:sz w:val="20"/>
          <w:szCs w:val="20"/>
        </w:rPr>
        <w:t>Tambarussi</w:t>
      </w:r>
      <w:proofErr w:type="spellEnd"/>
      <w:r w:rsidRPr="002C709A">
        <w:rPr>
          <w:rFonts w:asciiTheme="minorEastAsia" w:hAnsiTheme="minorEastAsia" w:cs="Arial"/>
          <w:sz w:val="20"/>
          <w:szCs w:val="20"/>
        </w:rPr>
        <w:t xml:space="preserve">, E. V., da Silva </w:t>
      </w:r>
      <w:proofErr w:type="spellStart"/>
      <w:r w:rsidRPr="002C709A">
        <w:rPr>
          <w:rFonts w:asciiTheme="minorEastAsia" w:hAnsiTheme="minorEastAsia" w:cs="Arial"/>
          <w:sz w:val="20"/>
          <w:szCs w:val="20"/>
        </w:rPr>
        <w:t>Sestrem</w:t>
      </w:r>
      <w:proofErr w:type="spellEnd"/>
      <w:r w:rsidRPr="002C709A">
        <w:rPr>
          <w:rFonts w:asciiTheme="minorEastAsia" w:hAnsiTheme="minorEastAsia" w:cs="Arial"/>
          <w:sz w:val="20"/>
          <w:szCs w:val="20"/>
        </w:rPr>
        <w:t xml:space="preserve">, M. S. C., ... &amp; </w:t>
      </w:r>
      <w:proofErr w:type="spellStart"/>
      <w:r w:rsidRPr="002C709A">
        <w:rPr>
          <w:rFonts w:asciiTheme="minorEastAsia" w:hAnsiTheme="minorEastAsia" w:cs="Arial"/>
          <w:sz w:val="20"/>
          <w:szCs w:val="20"/>
        </w:rPr>
        <w:t>Longui</w:t>
      </w:r>
      <w:proofErr w:type="spellEnd"/>
      <w:r w:rsidRPr="002C709A">
        <w:rPr>
          <w:rFonts w:asciiTheme="minorEastAsia" w:hAnsiTheme="minorEastAsia" w:cs="Arial"/>
          <w:sz w:val="20"/>
          <w:szCs w:val="20"/>
        </w:rPr>
        <w:t>, E. L. (2022). Effects of previous land use on genotype-by-environment interactions in two loblolly pine progeny tests. </w:t>
      </w:r>
      <w:r w:rsidRPr="002C709A">
        <w:rPr>
          <w:rFonts w:asciiTheme="minorEastAsia" w:hAnsiTheme="minorEastAsia" w:cs="Arial"/>
          <w:i/>
          <w:iCs/>
          <w:sz w:val="20"/>
          <w:szCs w:val="20"/>
        </w:rPr>
        <w:t>Forest Ecology and Management</w:t>
      </w:r>
      <w:r w:rsidRPr="002C709A">
        <w:rPr>
          <w:rFonts w:asciiTheme="minorEastAsia" w:hAnsiTheme="minorEastAsia" w:cs="Arial"/>
          <w:sz w:val="20"/>
          <w:szCs w:val="20"/>
        </w:rPr>
        <w:t>, </w:t>
      </w:r>
      <w:r w:rsidRPr="002C709A">
        <w:rPr>
          <w:rFonts w:asciiTheme="minorEastAsia" w:hAnsiTheme="minorEastAsia" w:cs="Arial"/>
          <w:i/>
          <w:iCs/>
          <w:sz w:val="20"/>
          <w:szCs w:val="20"/>
        </w:rPr>
        <w:t>503</w:t>
      </w:r>
      <w:r w:rsidRPr="002C709A">
        <w:rPr>
          <w:rFonts w:asciiTheme="minorEastAsia" w:hAnsiTheme="minorEastAsia" w:cs="Arial"/>
          <w:sz w:val="20"/>
          <w:szCs w:val="20"/>
        </w:rPr>
        <w:t>, 119762.</w:t>
      </w:r>
    </w:p>
    <w:p w14:paraId="0E80C557" w14:textId="77777777" w:rsidR="008471D6" w:rsidRDefault="008471D6" w:rsidP="005E4E1E">
      <w:pPr>
        <w:spacing w:after="0" w:line="240" w:lineRule="auto"/>
        <w:ind w:left="720" w:hanging="720"/>
        <w:rPr>
          <w:rFonts w:asciiTheme="minorEastAsia" w:hAnsiTheme="minorEastAsia" w:cs="Arial"/>
          <w:sz w:val="20"/>
          <w:szCs w:val="20"/>
        </w:rPr>
      </w:pPr>
      <w:r w:rsidRPr="008471D6">
        <w:rPr>
          <w:rFonts w:asciiTheme="minorEastAsia" w:hAnsiTheme="minorEastAsia" w:cs="Arial"/>
          <w:sz w:val="20"/>
          <w:szCs w:val="20"/>
        </w:rPr>
        <w:t xml:space="preserve">Sperry, J.S. (2003). Evolution of Water Transport and Xylem Structure. </w:t>
      </w:r>
      <w:r w:rsidRPr="008471D6">
        <w:rPr>
          <w:rFonts w:asciiTheme="minorEastAsia" w:hAnsiTheme="minorEastAsia" w:cs="Arial"/>
          <w:i/>
          <w:iCs/>
          <w:sz w:val="20"/>
          <w:szCs w:val="20"/>
        </w:rPr>
        <w:t>International Journal of Plant Sciences, 164</w:t>
      </w:r>
      <w:r w:rsidRPr="008471D6">
        <w:rPr>
          <w:rFonts w:asciiTheme="minorEastAsia" w:hAnsiTheme="minorEastAsia" w:cs="Arial"/>
          <w:sz w:val="20"/>
          <w:szCs w:val="20"/>
        </w:rPr>
        <w:t>, S115 - S127.</w:t>
      </w:r>
    </w:p>
    <w:p w14:paraId="6C9CC633" w14:textId="050E3E82"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Valentini</w:t>
      </w:r>
      <w:proofErr w:type="spellEnd"/>
      <w:r w:rsidRPr="002C709A">
        <w:rPr>
          <w:rFonts w:asciiTheme="minorEastAsia" w:hAnsiTheme="minorEastAsia" w:cs="Arial"/>
          <w:sz w:val="20"/>
          <w:szCs w:val="20"/>
        </w:rPr>
        <w:t xml:space="preserve">, R., </w:t>
      </w:r>
      <w:proofErr w:type="spellStart"/>
      <w:r w:rsidRPr="002C709A">
        <w:rPr>
          <w:rFonts w:asciiTheme="minorEastAsia" w:hAnsiTheme="minorEastAsia" w:cs="Arial"/>
          <w:sz w:val="20"/>
          <w:szCs w:val="20"/>
        </w:rPr>
        <w:t>Matteucci</w:t>
      </w:r>
      <w:proofErr w:type="spellEnd"/>
      <w:r w:rsidRPr="002C709A">
        <w:rPr>
          <w:rFonts w:asciiTheme="minorEastAsia" w:hAnsiTheme="minorEastAsia" w:cs="Arial"/>
          <w:sz w:val="20"/>
          <w:szCs w:val="20"/>
        </w:rPr>
        <w:t xml:space="preserve">, G., Dolman, A. J., Schulze, E. D., </w:t>
      </w:r>
      <w:proofErr w:type="spellStart"/>
      <w:r w:rsidRPr="002C709A">
        <w:rPr>
          <w:rFonts w:asciiTheme="minorEastAsia" w:hAnsiTheme="minorEastAsia" w:cs="Arial"/>
          <w:sz w:val="20"/>
          <w:szCs w:val="20"/>
        </w:rPr>
        <w:t>Rebmann</w:t>
      </w:r>
      <w:proofErr w:type="spellEnd"/>
      <w:r w:rsidRPr="002C709A">
        <w:rPr>
          <w:rFonts w:asciiTheme="minorEastAsia" w:hAnsiTheme="minorEastAsia" w:cs="Arial"/>
          <w:sz w:val="20"/>
          <w:szCs w:val="20"/>
        </w:rPr>
        <w:t xml:space="preserve">, C., Moors, E. J., </w:t>
      </w: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Gross, P., Jensen, N. O., </w:t>
      </w:r>
      <w:proofErr w:type="spellStart"/>
      <w:r w:rsidRPr="002C709A">
        <w:rPr>
          <w:rFonts w:asciiTheme="minorEastAsia" w:hAnsiTheme="minorEastAsia" w:cs="Arial"/>
          <w:sz w:val="20"/>
          <w:szCs w:val="20"/>
        </w:rPr>
        <w:t>Pilegaard</w:t>
      </w:r>
      <w:proofErr w:type="spellEnd"/>
      <w:r w:rsidRPr="002C709A">
        <w:rPr>
          <w:rFonts w:asciiTheme="minorEastAsia" w:hAnsiTheme="minorEastAsia" w:cs="Arial"/>
          <w:sz w:val="20"/>
          <w:szCs w:val="20"/>
        </w:rPr>
        <w:t xml:space="preserve">, K., </w:t>
      </w:r>
      <w:proofErr w:type="spellStart"/>
      <w:r w:rsidRPr="002C709A">
        <w:rPr>
          <w:rFonts w:asciiTheme="minorEastAsia" w:hAnsiTheme="minorEastAsia" w:cs="Arial"/>
          <w:sz w:val="20"/>
          <w:szCs w:val="20"/>
        </w:rPr>
        <w:t>Lindroth</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Grelle</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Bernhofer</w:t>
      </w:r>
      <w:proofErr w:type="spellEnd"/>
      <w:r w:rsidRPr="002C709A">
        <w:rPr>
          <w:rFonts w:asciiTheme="minorEastAsia" w:hAnsiTheme="minorEastAsia" w:cs="Arial"/>
          <w:sz w:val="20"/>
          <w:szCs w:val="20"/>
        </w:rPr>
        <w:t xml:space="preserve">, C., </w:t>
      </w:r>
      <w:proofErr w:type="spellStart"/>
      <w:r w:rsidRPr="002C709A">
        <w:rPr>
          <w:rFonts w:asciiTheme="minorEastAsia" w:hAnsiTheme="minorEastAsia" w:cs="Arial"/>
          <w:sz w:val="20"/>
          <w:szCs w:val="20"/>
        </w:rPr>
        <w:t>Grünwald</w:t>
      </w:r>
      <w:proofErr w:type="spellEnd"/>
      <w:r w:rsidRPr="002C709A">
        <w:rPr>
          <w:rFonts w:asciiTheme="minorEastAsia" w:hAnsiTheme="minorEastAsia" w:cs="Arial"/>
          <w:sz w:val="20"/>
          <w:szCs w:val="20"/>
        </w:rPr>
        <w:t xml:space="preserve">, T., </w:t>
      </w:r>
      <w:proofErr w:type="spellStart"/>
      <w:r w:rsidRPr="002C709A">
        <w:rPr>
          <w:rFonts w:asciiTheme="minorEastAsia" w:hAnsiTheme="minorEastAsia" w:cs="Arial"/>
          <w:sz w:val="20"/>
          <w:szCs w:val="20"/>
        </w:rPr>
        <w:t>Aubinet</w:t>
      </w:r>
      <w:proofErr w:type="spellEnd"/>
      <w:r w:rsidRPr="002C709A">
        <w:rPr>
          <w:rFonts w:asciiTheme="minorEastAsia" w:hAnsiTheme="minorEastAsia" w:cs="Arial"/>
          <w:sz w:val="20"/>
          <w:szCs w:val="20"/>
        </w:rPr>
        <w:t xml:space="preserve">, M., </w:t>
      </w:r>
      <w:proofErr w:type="spellStart"/>
      <w:r w:rsidRPr="002C709A">
        <w:rPr>
          <w:rFonts w:asciiTheme="minorEastAsia" w:hAnsiTheme="minorEastAsia" w:cs="Arial"/>
          <w:sz w:val="20"/>
          <w:szCs w:val="20"/>
        </w:rPr>
        <w:t>Ceulemans</w:t>
      </w:r>
      <w:proofErr w:type="spellEnd"/>
      <w:r w:rsidRPr="002C709A">
        <w:rPr>
          <w:rFonts w:asciiTheme="minorEastAsia" w:hAnsiTheme="minorEastAsia" w:cs="Arial"/>
          <w:sz w:val="20"/>
          <w:szCs w:val="20"/>
        </w:rPr>
        <w:t xml:space="preserve">, R., Kowalski, A. S., </w:t>
      </w:r>
      <w:proofErr w:type="spellStart"/>
      <w:r w:rsidRPr="002C709A">
        <w:rPr>
          <w:rFonts w:asciiTheme="minorEastAsia" w:hAnsiTheme="minorEastAsia" w:cs="Arial"/>
          <w:sz w:val="20"/>
          <w:szCs w:val="20"/>
        </w:rPr>
        <w:t>Vesala</w:t>
      </w:r>
      <w:proofErr w:type="spellEnd"/>
      <w:r w:rsidRPr="002C709A">
        <w:rPr>
          <w:rFonts w:asciiTheme="minorEastAsia" w:hAnsiTheme="minorEastAsia" w:cs="Arial"/>
          <w:sz w:val="20"/>
          <w:szCs w:val="20"/>
        </w:rPr>
        <w:t xml:space="preserve">, T., </w:t>
      </w:r>
      <w:proofErr w:type="spellStart"/>
      <w:r w:rsidRPr="002C709A">
        <w:rPr>
          <w:rFonts w:asciiTheme="minorEastAsia" w:hAnsiTheme="minorEastAsia" w:cs="Arial"/>
          <w:sz w:val="20"/>
          <w:szCs w:val="20"/>
        </w:rPr>
        <w:t>Rannik</w:t>
      </w:r>
      <w:proofErr w:type="spellEnd"/>
      <w:r w:rsidRPr="002C709A">
        <w:rPr>
          <w:rFonts w:asciiTheme="minorEastAsia" w:hAnsiTheme="minorEastAsia" w:cs="Arial"/>
          <w:sz w:val="20"/>
          <w:szCs w:val="20"/>
        </w:rPr>
        <w:t xml:space="preserve">, U., </w:t>
      </w:r>
      <w:proofErr w:type="spellStart"/>
      <w:r w:rsidRPr="002C709A">
        <w:rPr>
          <w:rFonts w:asciiTheme="minorEastAsia" w:hAnsiTheme="minorEastAsia" w:cs="Arial"/>
          <w:sz w:val="20"/>
          <w:szCs w:val="20"/>
        </w:rPr>
        <w:t>Berbigier</w:t>
      </w:r>
      <w:proofErr w:type="spellEnd"/>
      <w:r w:rsidRPr="002C709A">
        <w:rPr>
          <w:rFonts w:asciiTheme="minorEastAsia" w:hAnsiTheme="minorEastAsia" w:cs="Arial"/>
          <w:sz w:val="20"/>
          <w:szCs w:val="20"/>
        </w:rPr>
        <w:t>, P., … Clement, R. (2000). Respiration as the main determinant of carbon balance in European forests. </w:t>
      </w:r>
      <w:r w:rsidRPr="002C709A">
        <w:rPr>
          <w:rFonts w:asciiTheme="minorEastAsia" w:hAnsiTheme="minorEastAsia" w:cs="Arial"/>
          <w:i/>
          <w:iCs/>
          <w:sz w:val="20"/>
          <w:szCs w:val="20"/>
        </w:rPr>
        <w:t>Nature, 404</w:t>
      </w:r>
      <w:r w:rsidRPr="002C709A">
        <w:rPr>
          <w:rFonts w:asciiTheme="minorEastAsia" w:hAnsiTheme="minorEastAsia" w:cs="Arial"/>
          <w:sz w:val="20"/>
          <w:szCs w:val="20"/>
        </w:rPr>
        <w:t xml:space="preserve">(6780), 861–865. </w:t>
      </w:r>
      <w:hyperlink r:id="rId24" w:history="1">
        <w:r w:rsidRPr="002C709A">
          <w:rPr>
            <w:rStyle w:val="Hyperlink"/>
            <w:rFonts w:asciiTheme="minorEastAsia" w:hAnsiTheme="minorEastAsia" w:cs="Arial"/>
            <w:sz w:val="20"/>
            <w:szCs w:val="20"/>
          </w:rPr>
          <w:t>https://doi.org/10.1038/35009084</w:t>
        </w:r>
      </w:hyperlink>
    </w:p>
    <w:p w14:paraId="556C9354"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Vose</w:t>
      </w:r>
      <w:proofErr w:type="spellEnd"/>
      <w:r w:rsidRPr="002C709A">
        <w:rPr>
          <w:rFonts w:asciiTheme="minorEastAsia" w:hAnsiTheme="minorEastAsia" w:cs="Arial"/>
          <w:sz w:val="20"/>
          <w:szCs w:val="20"/>
        </w:rPr>
        <w:t xml:space="preserve">, J. M., &amp; Allen, H. L. (1988). Leaf area, </w:t>
      </w:r>
      <w:proofErr w:type="spellStart"/>
      <w:r w:rsidRPr="002C709A">
        <w:rPr>
          <w:rFonts w:asciiTheme="minorEastAsia" w:hAnsiTheme="minorEastAsia" w:cs="Arial"/>
          <w:sz w:val="20"/>
          <w:szCs w:val="20"/>
        </w:rPr>
        <w:t>stemwood</w:t>
      </w:r>
      <w:proofErr w:type="spellEnd"/>
      <w:r w:rsidRPr="002C709A">
        <w:rPr>
          <w:rFonts w:asciiTheme="minorEastAsia" w:hAnsiTheme="minorEastAsia" w:cs="Arial"/>
          <w:sz w:val="20"/>
          <w:szCs w:val="20"/>
        </w:rPr>
        <w:t xml:space="preserve"> growth, and nutrition relationships in loblolly pine. </w:t>
      </w:r>
      <w:r w:rsidRPr="002C709A">
        <w:rPr>
          <w:rFonts w:asciiTheme="minorEastAsia" w:hAnsiTheme="minorEastAsia" w:cs="Arial"/>
          <w:i/>
          <w:iCs/>
          <w:sz w:val="20"/>
          <w:szCs w:val="20"/>
        </w:rPr>
        <w:t>Forest science</w:t>
      </w:r>
      <w:r w:rsidRPr="002C709A">
        <w:rPr>
          <w:rFonts w:asciiTheme="minorEastAsia" w:hAnsiTheme="minorEastAsia" w:cs="Arial"/>
          <w:sz w:val="20"/>
          <w:szCs w:val="20"/>
        </w:rPr>
        <w:t>, </w:t>
      </w:r>
      <w:r w:rsidRPr="002C709A">
        <w:rPr>
          <w:rFonts w:asciiTheme="minorEastAsia" w:hAnsiTheme="minorEastAsia" w:cs="Arial"/>
          <w:i/>
          <w:iCs/>
          <w:sz w:val="20"/>
          <w:szCs w:val="20"/>
        </w:rPr>
        <w:t>34</w:t>
      </w:r>
      <w:r w:rsidRPr="002C709A">
        <w:rPr>
          <w:rFonts w:asciiTheme="minorEastAsia" w:hAnsiTheme="minorEastAsia" w:cs="Arial"/>
          <w:sz w:val="20"/>
          <w:szCs w:val="20"/>
        </w:rPr>
        <w:t xml:space="preserve">(3), 547-563. </w:t>
      </w:r>
    </w:p>
    <w:p w14:paraId="415CE0A5" w14:textId="77777777" w:rsidR="005E4E1E" w:rsidRPr="002C709A" w:rsidRDefault="005E4E1E" w:rsidP="005E4E1E">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Vose</w:t>
      </w:r>
      <w:proofErr w:type="spellEnd"/>
      <w:r w:rsidRPr="002C709A">
        <w:rPr>
          <w:rFonts w:asciiTheme="minorEastAsia" w:hAnsiTheme="minorEastAsia" w:cs="Arial"/>
          <w:sz w:val="20"/>
          <w:szCs w:val="20"/>
        </w:rPr>
        <w:t>, J. M., Harvey, G. J., Elliott, K. J., &amp; Clinton, B. D. (2003). Measuring and modeling tree and stand level transpiration. </w:t>
      </w:r>
      <w:r w:rsidRPr="002C709A">
        <w:rPr>
          <w:rFonts w:asciiTheme="minorEastAsia" w:hAnsiTheme="minorEastAsia" w:cs="Arial"/>
          <w:i/>
          <w:iCs/>
          <w:sz w:val="20"/>
          <w:szCs w:val="20"/>
        </w:rPr>
        <w:t>Phytoremediation: transformation and control of contaminants</w:t>
      </w:r>
      <w:r w:rsidRPr="002C709A">
        <w:rPr>
          <w:rFonts w:asciiTheme="minorEastAsia" w:hAnsiTheme="minorEastAsia" w:cs="Arial"/>
          <w:sz w:val="20"/>
          <w:szCs w:val="20"/>
        </w:rPr>
        <w:t>, 263-282.</w:t>
      </w:r>
    </w:p>
    <w:p w14:paraId="2322FFB2" w14:textId="77777777" w:rsidR="005E4E1E" w:rsidRPr="002C709A" w:rsidRDefault="005E4E1E" w:rsidP="005E4E1E">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Wright, I. J., Reich, P. B., Westoby, M., </w:t>
      </w:r>
      <w:proofErr w:type="spellStart"/>
      <w:r w:rsidRPr="002C709A">
        <w:rPr>
          <w:rFonts w:asciiTheme="minorEastAsia" w:hAnsiTheme="minorEastAsia" w:cs="Arial"/>
          <w:sz w:val="20"/>
          <w:szCs w:val="20"/>
        </w:rPr>
        <w:t>Ackerly</w:t>
      </w:r>
      <w:proofErr w:type="spellEnd"/>
      <w:r w:rsidRPr="002C709A">
        <w:rPr>
          <w:rFonts w:asciiTheme="minorEastAsia" w:hAnsiTheme="minorEastAsia" w:cs="Arial"/>
          <w:sz w:val="20"/>
          <w:szCs w:val="20"/>
        </w:rPr>
        <w:t xml:space="preserve">, D. D., Baruch, Z., </w:t>
      </w:r>
      <w:proofErr w:type="spellStart"/>
      <w:r w:rsidRPr="002C709A">
        <w:rPr>
          <w:rFonts w:asciiTheme="minorEastAsia" w:hAnsiTheme="minorEastAsia" w:cs="Arial"/>
          <w:sz w:val="20"/>
          <w:szCs w:val="20"/>
        </w:rPr>
        <w:t>Bongers</w:t>
      </w:r>
      <w:proofErr w:type="spellEnd"/>
      <w:r w:rsidRPr="002C709A">
        <w:rPr>
          <w:rFonts w:asciiTheme="minorEastAsia" w:hAnsiTheme="minorEastAsia" w:cs="Arial"/>
          <w:sz w:val="20"/>
          <w:szCs w:val="20"/>
        </w:rPr>
        <w:t>, F., ... &amp; Villar, R. (2004). The worldwide leaf economics spectrum. </w:t>
      </w:r>
      <w:r w:rsidRPr="002C709A">
        <w:rPr>
          <w:rFonts w:asciiTheme="minorEastAsia" w:hAnsiTheme="minorEastAsia" w:cs="Arial"/>
          <w:i/>
          <w:iCs/>
          <w:sz w:val="20"/>
          <w:szCs w:val="20"/>
        </w:rPr>
        <w:t>Nature</w:t>
      </w:r>
      <w:r w:rsidRPr="002C709A">
        <w:rPr>
          <w:rFonts w:asciiTheme="minorEastAsia" w:hAnsiTheme="minorEastAsia" w:cs="Arial"/>
          <w:sz w:val="20"/>
          <w:szCs w:val="20"/>
        </w:rPr>
        <w:t>, </w:t>
      </w:r>
      <w:r w:rsidRPr="002C709A">
        <w:rPr>
          <w:rFonts w:asciiTheme="minorEastAsia" w:hAnsiTheme="minorEastAsia" w:cs="Arial"/>
          <w:i/>
          <w:iCs/>
          <w:sz w:val="20"/>
          <w:szCs w:val="20"/>
        </w:rPr>
        <w:t>428</w:t>
      </w:r>
      <w:r w:rsidRPr="002C709A">
        <w:rPr>
          <w:rFonts w:asciiTheme="minorEastAsia" w:hAnsiTheme="minorEastAsia" w:cs="Arial"/>
          <w:sz w:val="20"/>
          <w:szCs w:val="20"/>
        </w:rPr>
        <w:t>(6985), 821-827.</w:t>
      </w:r>
    </w:p>
    <w:p w14:paraId="10B81CC5" w14:textId="77777777" w:rsidR="005E4E1E" w:rsidRPr="004E4C37" w:rsidRDefault="005E4E1E" w:rsidP="005E4E1E">
      <w:pPr>
        <w:spacing w:after="0" w:line="240" w:lineRule="auto"/>
        <w:ind w:left="720" w:hanging="720"/>
        <w:rPr>
          <w:rStyle w:val="xhotkey-layer"/>
          <w:rFonts w:asciiTheme="minorEastAsia" w:hAnsiTheme="minorEastAsia" w:cs="Arial"/>
          <w:sz w:val="20"/>
          <w:szCs w:val="20"/>
        </w:rPr>
      </w:pPr>
      <w:r w:rsidRPr="002C709A">
        <w:rPr>
          <w:rFonts w:asciiTheme="minorEastAsia" w:hAnsiTheme="minorEastAsia" w:cs="Arial"/>
          <w:sz w:val="20"/>
          <w:szCs w:val="20"/>
        </w:rPr>
        <w:lastRenderedPageBreak/>
        <w:t>Zhang, Y. J., Rockwell, F. E., Graham, A. C., Alexander, T., &amp; Holbrook, N. M. (2016). Reversible leaf xylem collapse: a potential “circuit breaker” against cavitation. </w:t>
      </w:r>
      <w:r w:rsidRPr="002C709A">
        <w:rPr>
          <w:rFonts w:asciiTheme="minorEastAsia" w:hAnsiTheme="minorEastAsia" w:cs="Arial"/>
          <w:i/>
          <w:iCs/>
          <w:sz w:val="20"/>
          <w:szCs w:val="20"/>
        </w:rPr>
        <w:t>Plant Physiology</w:t>
      </w:r>
      <w:r w:rsidRPr="002C709A">
        <w:rPr>
          <w:rFonts w:asciiTheme="minorEastAsia" w:hAnsiTheme="minorEastAsia" w:cs="Arial"/>
          <w:sz w:val="20"/>
          <w:szCs w:val="20"/>
        </w:rPr>
        <w:t>, </w:t>
      </w:r>
      <w:r w:rsidRPr="002C709A">
        <w:rPr>
          <w:rFonts w:asciiTheme="minorEastAsia" w:hAnsiTheme="minorEastAsia" w:cs="Arial"/>
          <w:i/>
          <w:iCs/>
          <w:sz w:val="20"/>
          <w:szCs w:val="20"/>
        </w:rPr>
        <w:t>172</w:t>
      </w:r>
      <w:r w:rsidRPr="002C709A">
        <w:rPr>
          <w:rFonts w:asciiTheme="minorEastAsia" w:hAnsiTheme="minorEastAsia" w:cs="Arial"/>
          <w:sz w:val="20"/>
          <w:szCs w:val="20"/>
        </w:rPr>
        <w:t>(4), 2261-2274.</w:t>
      </w:r>
    </w:p>
    <w:p w14:paraId="4A13D58F" w14:textId="77777777" w:rsidR="008D5A47" w:rsidRDefault="008D5A47" w:rsidP="005E4E1E">
      <w:pPr>
        <w:spacing w:after="0" w:line="240" w:lineRule="auto"/>
        <w:rPr>
          <w:rFonts w:asciiTheme="minorEastAsia" w:hAnsiTheme="minorEastAsia" w:cs="Arial"/>
          <w:b/>
          <w:bCs/>
          <w:sz w:val="32"/>
          <w:szCs w:val="32"/>
        </w:rPr>
      </w:pPr>
    </w:p>
    <w:p w14:paraId="45B72229" w14:textId="77777777" w:rsidR="008D5A47" w:rsidRDefault="008D5A47" w:rsidP="005E4E1E">
      <w:pPr>
        <w:spacing w:after="0" w:line="240" w:lineRule="auto"/>
        <w:rPr>
          <w:rFonts w:asciiTheme="minorEastAsia" w:hAnsiTheme="minorEastAsia" w:cs="Arial"/>
          <w:b/>
          <w:bCs/>
          <w:sz w:val="32"/>
          <w:szCs w:val="32"/>
        </w:rPr>
      </w:pPr>
    </w:p>
    <w:p w14:paraId="23EC1A40" w14:textId="75F4A6FD" w:rsidR="002E5050" w:rsidRPr="002E5050" w:rsidRDefault="002E5050" w:rsidP="005E4E1E">
      <w:pPr>
        <w:spacing w:after="0" w:line="240" w:lineRule="auto"/>
        <w:rPr>
          <w:rFonts w:asciiTheme="minorEastAsia" w:hAnsiTheme="minorEastAsia" w:cs="Arial"/>
          <w:b/>
          <w:bCs/>
          <w:sz w:val="32"/>
          <w:szCs w:val="32"/>
        </w:rPr>
      </w:pPr>
      <w:r w:rsidRPr="002E5050">
        <w:rPr>
          <w:rFonts w:asciiTheme="minorEastAsia" w:hAnsiTheme="minorEastAsia" w:cs="Arial"/>
          <w:b/>
          <w:bCs/>
          <w:sz w:val="32"/>
          <w:szCs w:val="32"/>
        </w:rPr>
        <w:t>Appendix</w:t>
      </w:r>
    </w:p>
    <w:p w14:paraId="5F1BC213" w14:textId="4423909B" w:rsidR="007B3680" w:rsidRDefault="007B3680" w:rsidP="002E5050">
      <w:pPr>
        <w:spacing w:after="0" w:line="24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1</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 xml:space="preserve">density and genotypes on </w:t>
      </w:r>
      <w:proofErr w:type="spellStart"/>
      <w:r w:rsidR="00DA5043">
        <w:rPr>
          <w:rFonts w:asciiTheme="minorEastAsia" w:hAnsiTheme="minorEastAsia" w:cs="Arial"/>
          <w:sz w:val="24"/>
          <w:szCs w:val="24"/>
        </w:rPr>
        <w:t>sapflux</w:t>
      </w:r>
      <w:proofErr w:type="spellEnd"/>
    </w:p>
    <w:p w14:paraId="0CB4930D" w14:textId="662F3435" w:rsidR="00DA5043" w:rsidRDefault="00DA5043" w:rsidP="00DA5043">
      <w:pPr>
        <w:spacing w:after="0" w:line="240" w:lineRule="auto"/>
        <w:jc w:val="center"/>
        <w:rPr>
          <w:rFonts w:asciiTheme="minorEastAsia" w:hAnsiTheme="minorEastAsia" w:cs="Arial"/>
          <w:sz w:val="24"/>
          <w:szCs w:val="24"/>
        </w:rPr>
      </w:pPr>
      <w:r w:rsidRPr="00DA5043">
        <w:rPr>
          <w:noProof/>
        </w:rPr>
        <w:drawing>
          <wp:inline distT="0" distB="0" distL="0" distR="0" wp14:anchorId="2B586330" wp14:editId="2B7C18A6">
            <wp:extent cx="2733040" cy="2499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3040" cy="2499360"/>
                    </a:xfrm>
                    <a:prstGeom prst="rect">
                      <a:avLst/>
                    </a:prstGeom>
                    <a:noFill/>
                    <a:ln>
                      <a:noFill/>
                    </a:ln>
                  </pic:spPr>
                </pic:pic>
              </a:graphicData>
            </a:graphic>
          </wp:inline>
        </w:drawing>
      </w:r>
    </w:p>
    <w:p w14:paraId="3BF2BBFB" w14:textId="77777777" w:rsidR="00DA5043" w:rsidRDefault="00DA5043" w:rsidP="00DA5043">
      <w:pPr>
        <w:spacing w:after="0" w:line="240" w:lineRule="auto"/>
        <w:jc w:val="center"/>
        <w:rPr>
          <w:rFonts w:asciiTheme="minorEastAsia" w:hAnsiTheme="minorEastAsia" w:cs="Arial"/>
          <w:sz w:val="24"/>
          <w:szCs w:val="24"/>
        </w:rPr>
      </w:pPr>
    </w:p>
    <w:p w14:paraId="6C612757" w14:textId="44DBE3E9" w:rsidR="00DA5043" w:rsidRDefault="00DA5043" w:rsidP="00DA5043">
      <w:pPr>
        <w:spacing w:after="0" w:line="24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2</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density and genotypes on sapwood area</w:t>
      </w:r>
    </w:p>
    <w:p w14:paraId="6D8397BD" w14:textId="77777777" w:rsidR="00DA5043" w:rsidRDefault="00DA5043" w:rsidP="00DA5043">
      <w:pPr>
        <w:spacing w:after="0" w:line="240" w:lineRule="auto"/>
        <w:rPr>
          <w:rFonts w:asciiTheme="minorEastAsia" w:hAnsiTheme="minorEastAsia" w:cs="Arial"/>
          <w:sz w:val="24"/>
          <w:szCs w:val="24"/>
        </w:rPr>
      </w:pPr>
    </w:p>
    <w:p w14:paraId="1640E0E4" w14:textId="27D33DB3" w:rsidR="007B3680" w:rsidRDefault="00DA5043" w:rsidP="007B3680">
      <w:pPr>
        <w:spacing w:after="0" w:line="240" w:lineRule="auto"/>
        <w:jc w:val="center"/>
        <w:rPr>
          <w:rFonts w:asciiTheme="minorEastAsia" w:hAnsiTheme="minorEastAsia" w:cs="Arial"/>
          <w:b/>
          <w:bCs/>
          <w:sz w:val="24"/>
          <w:szCs w:val="24"/>
        </w:rPr>
      </w:pPr>
      <w:r w:rsidRPr="00DA5043">
        <w:rPr>
          <w:noProof/>
        </w:rPr>
        <w:lastRenderedPageBreak/>
        <w:drawing>
          <wp:inline distT="0" distB="0" distL="0" distR="0" wp14:anchorId="71B58FD5" wp14:editId="232D9C55">
            <wp:extent cx="2692400" cy="4348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2400" cy="4348480"/>
                    </a:xfrm>
                    <a:prstGeom prst="rect">
                      <a:avLst/>
                    </a:prstGeom>
                    <a:noFill/>
                    <a:ln>
                      <a:noFill/>
                    </a:ln>
                  </pic:spPr>
                </pic:pic>
              </a:graphicData>
            </a:graphic>
          </wp:inline>
        </w:drawing>
      </w:r>
    </w:p>
    <w:p w14:paraId="6F969A2B" w14:textId="77777777" w:rsidR="007B3680" w:rsidRDefault="007B3680" w:rsidP="002E5050">
      <w:pPr>
        <w:spacing w:after="0" w:line="240" w:lineRule="auto"/>
        <w:rPr>
          <w:rFonts w:asciiTheme="minorEastAsia" w:hAnsiTheme="minorEastAsia" w:cs="Arial"/>
          <w:b/>
          <w:bCs/>
          <w:sz w:val="24"/>
          <w:szCs w:val="24"/>
        </w:rPr>
      </w:pPr>
    </w:p>
    <w:p w14:paraId="6F5D6A4A" w14:textId="15D010AC" w:rsidR="002E5050" w:rsidRDefault="002E5050" w:rsidP="002E5050">
      <w:pPr>
        <w:spacing w:after="0" w:line="240" w:lineRule="auto"/>
      </w:pPr>
      <w:r w:rsidRPr="00310488">
        <w:rPr>
          <w:rFonts w:asciiTheme="minorEastAsia" w:hAnsiTheme="minorEastAsia" w:cs="Arial"/>
          <w:b/>
          <w:bCs/>
          <w:sz w:val="24"/>
          <w:szCs w:val="24"/>
        </w:rPr>
        <w:t xml:space="preserve">Table </w:t>
      </w:r>
      <w:r w:rsidR="00DA5043">
        <w:rPr>
          <w:rFonts w:asciiTheme="minorEastAsia" w:hAnsiTheme="minorEastAsia" w:cs="Arial"/>
          <w:b/>
          <w:bCs/>
          <w:sz w:val="24"/>
          <w:szCs w:val="24"/>
        </w:rPr>
        <w:t>3</w:t>
      </w:r>
      <w:r w:rsidRPr="00310488">
        <w:rPr>
          <w:rFonts w:asciiTheme="minorEastAsia" w:hAnsiTheme="minorEastAsia" w:cs="Arial"/>
          <w:sz w:val="24"/>
          <w:szCs w:val="24"/>
        </w:rPr>
        <w:t xml:space="preserve">. </w:t>
      </w:r>
      <w:r w:rsidR="004E44F1">
        <w:rPr>
          <w:rFonts w:asciiTheme="minorEastAsia" w:hAnsiTheme="minorEastAsia" w:cs="Arial"/>
          <w:sz w:val="24"/>
          <w:szCs w:val="24"/>
        </w:rPr>
        <w:t>Pairwise comparison in the e</w:t>
      </w:r>
      <w:r w:rsidR="004E44F1" w:rsidRPr="00310488">
        <w:rPr>
          <w:rFonts w:asciiTheme="minorEastAsia" w:hAnsiTheme="minorEastAsia" w:cs="Arial"/>
          <w:sz w:val="24"/>
          <w:szCs w:val="24"/>
        </w:rPr>
        <w:t xml:space="preserve">ffect </w:t>
      </w:r>
      <w:r w:rsidRPr="00310488">
        <w:rPr>
          <w:rFonts w:asciiTheme="minorEastAsia" w:hAnsiTheme="minorEastAsia" w:cs="Arial"/>
          <w:sz w:val="24"/>
          <w:szCs w:val="24"/>
        </w:rPr>
        <w:t xml:space="preserve">of REW and VPD as covariates </w:t>
      </w:r>
      <w:r>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planting densities</w:t>
      </w:r>
      <w:r w:rsidRPr="002E5050">
        <w:t xml:space="preserve"> </w:t>
      </w:r>
    </w:p>
    <w:p w14:paraId="2BD2B19B" w14:textId="16402A66" w:rsidR="002E5050" w:rsidRDefault="002E5050" w:rsidP="002E5050">
      <w:pPr>
        <w:spacing w:after="0" w:line="240" w:lineRule="auto"/>
        <w:jc w:val="center"/>
        <w:rPr>
          <w:rFonts w:asciiTheme="minorEastAsia" w:hAnsiTheme="minorEastAsia" w:cs="Arial"/>
        </w:rPr>
      </w:pPr>
      <w:r w:rsidRPr="002E5050">
        <w:rPr>
          <w:noProof/>
        </w:rPr>
        <w:drawing>
          <wp:inline distT="0" distB="0" distL="0" distR="0" wp14:anchorId="2D9B1888" wp14:editId="082FB360">
            <wp:extent cx="4191635" cy="2419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635" cy="2419350"/>
                    </a:xfrm>
                    <a:prstGeom prst="rect">
                      <a:avLst/>
                    </a:prstGeom>
                    <a:noFill/>
                    <a:ln>
                      <a:noFill/>
                    </a:ln>
                  </pic:spPr>
                </pic:pic>
              </a:graphicData>
            </a:graphic>
          </wp:inline>
        </w:drawing>
      </w:r>
    </w:p>
    <w:p w14:paraId="36A743DA" w14:textId="49E2CFE5" w:rsidR="004E44F1" w:rsidRDefault="004E44F1" w:rsidP="002E5050">
      <w:pPr>
        <w:spacing w:after="0" w:line="240" w:lineRule="auto"/>
        <w:jc w:val="center"/>
        <w:rPr>
          <w:rFonts w:asciiTheme="minorEastAsia" w:hAnsiTheme="minorEastAsia" w:cs="Arial"/>
        </w:rPr>
      </w:pPr>
    </w:p>
    <w:p w14:paraId="1D4E6BE5" w14:textId="648DF2A7" w:rsidR="004E44F1" w:rsidRDefault="004E44F1" w:rsidP="002E5050">
      <w:pPr>
        <w:spacing w:after="0" w:line="240" w:lineRule="auto"/>
        <w:jc w:val="center"/>
        <w:rPr>
          <w:rFonts w:asciiTheme="minorEastAsia" w:hAnsiTheme="minorEastAsia" w:cs="Arial"/>
        </w:rPr>
      </w:pPr>
    </w:p>
    <w:p w14:paraId="34A2CEEE" w14:textId="5A9330EF" w:rsidR="004E44F1" w:rsidRPr="004E44F1" w:rsidRDefault="004E44F1" w:rsidP="004E44F1">
      <w:pPr>
        <w:spacing w:after="0" w:line="480" w:lineRule="auto"/>
        <w:rPr>
          <w:rFonts w:asciiTheme="minorEastAsia" w:hAnsiTheme="minorEastAsia" w:cs="Arial"/>
          <w:sz w:val="24"/>
          <w:szCs w:val="24"/>
        </w:rPr>
      </w:pPr>
      <w:r w:rsidRPr="00310488">
        <w:rPr>
          <w:rFonts w:asciiTheme="minorEastAsia" w:hAnsiTheme="minorEastAsia" w:cs="Arial"/>
          <w:b/>
          <w:bCs/>
          <w:sz w:val="24"/>
          <w:szCs w:val="24"/>
        </w:rPr>
        <w:lastRenderedPageBreak/>
        <w:t xml:space="preserve">Table </w:t>
      </w:r>
      <w:r w:rsidR="00DA5043">
        <w:rPr>
          <w:rFonts w:asciiTheme="minorEastAsia" w:hAnsiTheme="minorEastAsia" w:cs="Arial"/>
          <w:b/>
          <w:bCs/>
          <w:sz w:val="24"/>
          <w:szCs w:val="24"/>
        </w:rPr>
        <w:t>4</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REW and VPD as covariates </w:t>
      </w:r>
      <w:r>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genotypes</w:t>
      </w:r>
    </w:p>
    <w:p w14:paraId="645FEE7E" w14:textId="7999E413" w:rsidR="004E44F1" w:rsidRPr="004E4C37" w:rsidRDefault="004E44F1" w:rsidP="002E5050">
      <w:pPr>
        <w:spacing w:after="0" w:line="240" w:lineRule="auto"/>
        <w:jc w:val="center"/>
        <w:rPr>
          <w:rFonts w:asciiTheme="minorEastAsia" w:hAnsiTheme="minorEastAsia" w:cs="Arial"/>
        </w:rPr>
      </w:pPr>
      <w:r w:rsidRPr="004E44F1">
        <w:rPr>
          <w:noProof/>
        </w:rPr>
        <w:drawing>
          <wp:inline distT="0" distB="0" distL="0" distR="0" wp14:anchorId="3F3562E9" wp14:editId="7C253CA1">
            <wp:extent cx="5943600" cy="3069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2E8E0EBF" w14:textId="77777777" w:rsidR="005E4E1E" w:rsidRDefault="005E4E1E" w:rsidP="005E4E1E"/>
    <w:p w14:paraId="1AD890A8" w14:textId="77777777" w:rsidR="005E4E1E" w:rsidRDefault="005E4E1E" w:rsidP="005E4E1E"/>
    <w:bookmarkEnd w:id="1"/>
    <w:p w14:paraId="01322A4B" w14:textId="77777777" w:rsidR="005E4E1E" w:rsidRPr="0002728F" w:rsidRDefault="005E4E1E" w:rsidP="005E4E1E"/>
    <w:bookmarkEnd w:id="2"/>
    <w:p w14:paraId="21020744" w14:textId="77777777" w:rsidR="000D26B3" w:rsidRDefault="000D26B3"/>
    <w:sectPr w:rsidR="000D26B3" w:rsidSect="00C40DA1">
      <w:footerReference w:type="default" r:id="rId29"/>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Chris Maier" w:date="2022-11-15T11:32:00Z" w:initials="MCF">
    <w:p w14:paraId="162CE13E" w14:textId="4BE892A7" w:rsidR="00142DE0" w:rsidRDefault="00142DE0">
      <w:pPr>
        <w:pStyle w:val="CommentText"/>
      </w:pPr>
      <w:r>
        <w:rPr>
          <w:rStyle w:val="CommentReference"/>
        </w:rPr>
        <w:annotationRef/>
      </w:r>
      <w:r>
        <w:t>Wood?</w:t>
      </w:r>
    </w:p>
  </w:comment>
  <w:comment w:id="9" w:author="Sari Palmroth" w:date="2022-11-14T11:16:00Z" w:initials="SP">
    <w:p w14:paraId="647A0F49" w14:textId="77777777" w:rsidR="00D52897" w:rsidRDefault="00D52897" w:rsidP="00585BF3">
      <w:pPr>
        <w:pStyle w:val="CommentText"/>
      </w:pPr>
      <w:r>
        <w:rPr>
          <w:rStyle w:val="CommentReference"/>
        </w:rPr>
        <w:annotationRef/>
      </w:r>
      <w:r>
        <w:t>?</w:t>
      </w:r>
    </w:p>
  </w:comment>
  <w:comment w:id="10" w:author="Sari Palmroth" w:date="2022-11-14T11:18:00Z" w:initials="SP">
    <w:p w14:paraId="225966AD" w14:textId="77777777" w:rsidR="00F32867" w:rsidRDefault="00F32867" w:rsidP="00AB2E8F">
      <w:pPr>
        <w:pStyle w:val="CommentText"/>
      </w:pPr>
      <w:r>
        <w:rPr>
          <w:rStyle w:val="CommentReference"/>
        </w:rPr>
        <w:annotationRef/>
      </w:r>
      <w:r>
        <w:t>Relates to?</w:t>
      </w:r>
    </w:p>
  </w:comment>
  <w:comment w:id="11" w:author="Sari Palmroth" w:date="2022-11-14T11:31:00Z" w:initials="SP">
    <w:p w14:paraId="00EB7168" w14:textId="77777777" w:rsidR="00472DD1" w:rsidRDefault="00472DD1" w:rsidP="00573893">
      <w:pPr>
        <w:pStyle w:val="CommentText"/>
      </w:pPr>
      <w:r>
        <w:rPr>
          <w:rStyle w:val="CommentReference"/>
        </w:rPr>
        <w:annotationRef/>
      </w:r>
      <w:r>
        <w:t>You included units for VPD, add everywhere where you introduce a variable/parameter.</w:t>
      </w:r>
    </w:p>
  </w:comment>
  <w:comment w:id="12" w:author="Sari Palmroth" w:date="2022-11-14T11:32:00Z" w:initials="SP">
    <w:p w14:paraId="79CB29C4" w14:textId="77777777" w:rsidR="003B4800" w:rsidRDefault="003B4800" w:rsidP="00490F0B">
      <w:pPr>
        <w:pStyle w:val="CommentText"/>
      </w:pPr>
      <w:r>
        <w:rPr>
          <w:rStyle w:val="CommentReference"/>
        </w:rPr>
        <w:annotationRef/>
      </w:r>
      <w:r>
        <w:t>This is a very long sentence!</w:t>
      </w:r>
    </w:p>
  </w:comment>
  <w:comment w:id="13" w:author="Sari Palmroth" w:date="2022-11-14T11:33:00Z" w:initials="SP">
    <w:p w14:paraId="61F2AF3A" w14:textId="77777777" w:rsidR="00D37A41" w:rsidRDefault="00D37A41" w:rsidP="00820072">
      <w:pPr>
        <w:pStyle w:val="CommentText"/>
      </w:pPr>
      <w:r>
        <w:rPr>
          <w:rStyle w:val="CommentReference"/>
        </w:rPr>
        <w:annotationRef/>
      </w:r>
      <w:r>
        <w:t>Not sure what this means? Basis of comparison/calibration?</w:t>
      </w:r>
    </w:p>
  </w:comment>
  <w:comment w:id="16" w:author="Chris Maier" w:date="2022-11-17T11:49:00Z" w:initials="MCF">
    <w:p w14:paraId="77317664" w14:textId="2D2DFFF4" w:rsidR="00A471DA" w:rsidRDefault="00A471DA">
      <w:pPr>
        <w:pStyle w:val="CommentText"/>
      </w:pPr>
      <w:r>
        <w:rPr>
          <w:rStyle w:val="CommentReference"/>
        </w:rPr>
        <w:annotationRef/>
      </w:r>
      <w:r>
        <w:t>Operational (matched current local operations) and intensive, which were fertilized to achieve maximum growth for local soils and climate</w:t>
      </w:r>
    </w:p>
  </w:comment>
  <w:comment w:id="25" w:author="Chris Maier" w:date="2022-11-17T12:04:00Z" w:initials="MCF">
    <w:p w14:paraId="3353B720" w14:textId="62902B68" w:rsidR="00F90435" w:rsidRDefault="00F90435">
      <w:pPr>
        <w:pStyle w:val="CommentText"/>
      </w:pPr>
      <w:r>
        <w:rPr>
          <w:rStyle w:val="CommentReference"/>
        </w:rPr>
        <w:annotationRef/>
      </w:r>
      <w:r>
        <w:t>There were three densities in the larger study: 1853, 1235, and 618 TPH</w:t>
      </w:r>
    </w:p>
  </w:comment>
  <w:comment w:id="28" w:author="Chris Maier" w:date="2022-11-17T12:03:00Z" w:initials="MCF">
    <w:p w14:paraId="2BF86A0D" w14:textId="64507892" w:rsidR="00F90435" w:rsidRDefault="00F90435">
      <w:pPr>
        <w:pStyle w:val="CommentText"/>
      </w:pPr>
      <w:r>
        <w:rPr>
          <w:rStyle w:val="CommentReference"/>
        </w:rPr>
        <w:annotationRef/>
      </w:r>
      <w:r>
        <w:t>The larger experiment had a split-split plot design where silviculture was the main plot, genetic entry (6 entries) was the split plot treatment, and spacing was the split-split plot treatment. Your study only used the intensive silviculture treatment, 4 genetic entries, and two spacing</w:t>
      </w:r>
      <w:r w:rsidR="00464E1B">
        <w:t>s</w:t>
      </w:r>
      <w:r>
        <w:t xml:space="preserve">. </w:t>
      </w:r>
      <w:r w:rsidR="00464E1B">
        <w:t>So,</w:t>
      </w:r>
      <w:r>
        <w:t xml:space="preserve"> the experimental design </w:t>
      </w:r>
      <w:r w:rsidR="00464E1B">
        <w:t>for your study is a split plot where genetic entry is the main plot and spacing is the split plot.</w:t>
      </w:r>
    </w:p>
  </w:comment>
  <w:comment w:id="29" w:author="Chris Maier" w:date="2022-11-17T12:13:00Z" w:initials="MCF">
    <w:p w14:paraId="13F9BD72" w14:textId="70230D3F" w:rsidR="00464E1B" w:rsidRDefault="00464E1B">
      <w:pPr>
        <w:pStyle w:val="CommentText"/>
      </w:pPr>
      <w:r>
        <w:rPr>
          <w:rStyle w:val="CommentReference"/>
        </w:rPr>
        <w:annotationRef/>
      </w:r>
      <w:r>
        <w:t xml:space="preserve">This table is unnecessary </w:t>
      </w:r>
    </w:p>
  </w:comment>
  <w:comment w:id="30" w:author="Chris Maier" w:date="2022-11-17T12:13:00Z" w:initials="MCF">
    <w:p w14:paraId="0BC0278C" w14:textId="4709E93B" w:rsidR="00464E1B" w:rsidRDefault="00464E1B">
      <w:pPr>
        <w:pStyle w:val="CommentText"/>
      </w:pPr>
      <w:r>
        <w:rPr>
          <w:rStyle w:val="CommentReference"/>
        </w:rPr>
        <w:annotationRef/>
      </w:r>
      <w:r>
        <w:t>Given the experimental design, the description of the genetic treatments should come before describing spacing treatment</w:t>
      </w:r>
    </w:p>
  </w:comment>
  <w:comment w:id="32" w:author="Chris Maier" w:date="2022-11-17T12:28:00Z" w:initials="MCF">
    <w:p w14:paraId="3DA1493B" w14:textId="45280546" w:rsidR="009A57D6" w:rsidRDefault="009A57D6">
      <w:pPr>
        <w:pStyle w:val="CommentText"/>
      </w:pPr>
      <w:r>
        <w:rPr>
          <w:rStyle w:val="CommentReference"/>
        </w:rPr>
        <w:annotationRef/>
      </w:r>
      <w:r>
        <w:t>Move to section 2.2</w:t>
      </w:r>
    </w:p>
  </w:comment>
  <w:comment w:id="33" w:author="Chris Maier" w:date="2022-11-17T12:30:00Z" w:initials="MCF">
    <w:p w14:paraId="4C4EE7AD" w14:textId="48351078" w:rsidR="00772868" w:rsidRDefault="00772868">
      <w:pPr>
        <w:pStyle w:val="CommentText"/>
      </w:pPr>
      <w:r>
        <w:rPr>
          <w:rStyle w:val="CommentReference"/>
        </w:rPr>
        <w:annotationRef/>
      </w:r>
      <w:r>
        <w:t>Move to statistical analysis</w:t>
      </w:r>
    </w:p>
  </w:comment>
  <w:comment w:id="35" w:author="Azura Liu" w:date="2022-11-11T15:36:00Z" w:initials="AL">
    <w:p w14:paraId="008BE0F3" w14:textId="77777777" w:rsidR="0053209B" w:rsidRDefault="0053209B" w:rsidP="00B24F98">
      <w:pPr>
        <w:pStyle w:val="CommentText"/>
      </w:pPr>
      <w:r>
        <w:rPr>
          <w:rStyle w:val="CommentReference"/>
        </w:rPr>
        <w:annotationRef/>
      </w:r>
      <w:r>
        <w:t>Do you think this can be moved right before seasonal trends or together with seasonal trends?</w:t>
      </w:r>
    </w:p>
  </w:comment>
  <w:comment w:id="36" w:author="Sari Palmroth" w:date="2022-11-13T15:05:00Z" w:initials="SP">
    <w:p w14:paraId="2C4399D7" w14:textId="77777777" w:rsidR="00450281" w:rsidRDefault="00450281" w:rsidP="00B375A9">
      <w:pPr>
        <w:pStyle w:val="CommentText"/>
      </w:pPr>
      <w:r>
        <w:rPr>
          <w:rStyle w:val="CommentReference"/>
        </w:rPr>
        <w:annotationRef/>
      </w:r>
      <w:r>
        <w:t>Potentially</w:t>
      </w:r>
    </w:p>
  </w:comment>
  <w:comment w:id="37" w:author="Chris Maier" w:date="2022-11-17T12:37:00Z" w:initials="MCF">
    <w:p w14:paraId="3C794D61" w14:textId="582B0A65" w:rsidR="00772868" w:rsidRDefault="00772868">
      <w:pPr>
        <w:pStyle w:val="CommentText"/>
      </w:pPr>
      <w:r>
        <w:rPr>
          <w:rStyle w:val="CommentReference"/>
        </w:rPr>
        <w:annotationRef/>
      </w:r>
      <w:r>
        <w:t>Yes, talk about sapflux first and then go into seasonal trends in environmental variables and sapflow</w:t>
      </w:r>
    </w:p>
  </w:comment>
  <w:comment w:id="38" w:author="Chris Maier" w:date="2022-11-17T12:33:00Z" w:initials="MCF">
    <w:p w14:paraId="4B5F2F1E" w14:textId="1EDDC272" w:rsidR="00772868" w:rsidRDefault="00772868">
      <w:pPr>
        <w:pStyle w:val="CommentText"/>
      </w:pPr>
      <w:r>
        <w:rPr>
          <w:rStyle w:val="CommentReference"/>
        </w:rPr>
        <w:annotationRef/>
      </w:r>
      <w:r>
        <w:t>Is this correct? Or is it average daily VPD?</w:t>
      </w:r>
    </w:p>
  </w:comment>
  <w:comment w:id="39" w:author="Sari Palmroth" w:date="2022-11-13T15:51:00Z" w:initials="SP">
    <w:p w14:paraId="5B5B9536" w14:textId="77777777" w:rsidR="002A57AD" w:rsidRDefault="002A57AD" w:rsidP="000C5B5F">
      <w:pPr>
        <w:pStyle w:val="CommentText"/>
      </w:pPr>
      <w:r>
        <w:rPr>
          <w:rStyle w:val="CommentReference"/>
        </w:rPr>
        <w:annotationRef/>
      </w:r>
      <w:r>
        <w:t>planting density</w:t>
      </w:r>
    </w:p>
  </w:comment>
  <w:comment w:id="40" w:author="Sari Palmroth" w:date="2022-11-13T15:08:00Z" w:initials="SP">
    <w:p w14:paraId="3B6AF20D" w14:textId="29C156D1" w:rsidR="00450281" w:rsidRDefault="00450281" w:rsidP="005E1960">
      <w:pPr>
        <w:pStyle w:val="CommentText"/>
      </w:pPr>
      <w:r>
        <w:rPr>
          <w:rStyle w:val="CommentReference"/>
        </w:rPr>
        <w:annotationRef/>
      </w:r>
      <w:r>
        <w:t>I don't think you need to say this. It is not particularly informative.</w:t>
      </w:r>
    </w:p>
  </w:comment>
  <w:comment w:id="41" w:author="Sari Palmroth" w:date="2022-11-13T15:10:00Z" w:initials="SP">
    <w:p w14:paraId="6EE39737" w14:textId="77777777" w:rsidR="00450281" w:rsidRDefault="00450281" w:rsidP="009B6C3F">
      <w:pPr>
        <w:pStyle w:val="CommentText"/>
      </w:pPr>
      <w:r>
        <w:rPr>
          <w:rStyle w:val="CommentReference"/>
        </w:rPr>
        <w:annotationRef/>
      </w:r>
      <w:r>
        <w:t>Did you plot REW against VPD to verify this?</w:t>
      </w:r>
    </w:p>
  </w:comment>
  <w:comment w:id="42" w:author="Sari Palmroth" w:date="2022-11-13T15:11:00Z" w:initials="SP">
    <w:p w14:paraId="2BCFEEE9" w14:textId="77777777" w:rsidR="00450281" w:rsidRDefault="00450281" w:rsidP="00C234CE">
      <w:pPr>
        <w:pStyle w:val="CommentText"/>
      </w:pPr>
      <w:r>
        <w:rPr>
          <w:rStyle w:val="CommentReference"/>
        </w:rPr>
        <w:annotationRef/>
      </w:r>
      <w:r>
        <w:t>Not always very steady for VPD...</w:t>
      </w:r>
    </w:p>
  </w:comment>
  <w:comment w:id="43" w:author="Sari Palmroth" w:date="2022-11-13T15:12:00Z" w:initials="SP">
    <w:p w14:paraId="3A8B4DBD" w14:textId="77777777" w:rsidR="00450281" w:rsidRDefault="00450281" w:rsidP="00F63AE2">
      <w:pPr>
        <w:pStyle w:val="CommentText"/>
      </w:pPr>
      <w:r>
        <w:rPr>
          <w:rStyle w:val="CommentReference"/>
        </w:rPr>
        <w:annotationRef/>
      </w:r>
      <w:r>
        <w:t>Add units to axes labels.</w:t>
      </w:r>
    </w:p>
  </w:comment>
  <w:comment w:id="44" w:author="Sari Palmroth" w:date="2022-11-13T15:18:00Z" w:initials="SP">
    <w:p w14:paraId="6884F954" w14:textId="77777777" w:rsidR="004F1CFE" w:rsidRDefault="004F1CFE" w:rsidP="00320CA6">
      <w:pPr>
        <w:pStyle w:val="CommentText"/>
      </w:pPr>
      <w:r>
        <w:rPr>
          <w:rStyle w:val="CommentReference"/>
        </w:rPr>
        <w:annotationRef/>
      </w:r>
      <w:r>
        <w:t>Need to write this out. What about VPD? The reader should be able to understand figures (and tables) from their captions without referring to the text in the paper itself.</w:t>
      </w:r>
    </w:p>
  </w:comment>
  <w:comment w:id="45" w:author="Sari Palmroth" w:date="2022-11-13T15:19:00Z" w:initials="SP">
    <w:p w14:paraId="2E8A0D47" w14:textId="50FC6A7A" w:rsidR="004F1CFE" w:rsidRDefault="004F1CFE" w:rsidP="00D94252">
      <w:pPr>
        <w:pStyle w:val="CommentText"/>
      </w:pPr>
      <w:r>
        <w:rPr>
          <w:rStyle w:val="CommentReference"/>
        </w:rPr>
        <w:annotationRef/>
      </w:r>
      <w:r>
        <w:t>You could expand this a bit, i.e., explain what was tested.</w:t>
      </w:r>
    </w:p>
  </w:comment>
  <w:comment w:id="46" w:author="Sari Palmroth" w:date="2022-11-13T15:14:00Z" w:initials="SP">
    <w:p w14:paraId="515223A6" w14:textId="77A3A821" w:rsidR="00450281" w:rsidRDefault="00450281" w:rsidP="001D03AF">
      <w:pPr>
        <w:pStyle w:val="CommentText"/>
      </w:pPr>
      <w:r>
        <w:rPr>
          <w:rStyle w:val="CommentReference"/>
        </w:rPr>
        <w:annotationRef/>
      </w:r>
      <w:r>
        <w:t>On what kind of days did this happen?</w:t>
      </w:r>
    </w:p>
  </w:comment>
  <w:comment w:id="47" w:author="Sari Palmroth" w:date="2022-11-13T15:15:00Z" w:initials="SP">
    <w:p w14:paraId="033361E1" w14:textId="77777777" w:rsidR="00450281" w:rsidRDefault="00450281" w:rsidP="00AD6087">
      <w:pPr>
        <w:pStyle w:val="CommentText"/>
      </w:pPr>
      <w:r>
        <w:rPr>
          <w:rStyle w:val="CommentReference"/>
        </w:rPr>
        <w:annotationRef/>
      </w:r>
      <w:r>
        <w:t>Not sure this is very important.</w:t>
      </w:r>
    </w:p>
  </w:comment>
  <w:comment w:id="48" w:author="Sari Palmroth" w:date="2022-11-13T15:21:00Z" w:initials="SP">
    <w:p w14:paraId="5C75EE47" w14:textId="77777777" w:rsidR="004F1CFE" w:rsidRDefault="004F1CFE" w:rsidP="0008211A">
      <w:pPr>
        <w:pStyle w:val="CommentText"/>
      </w:pPr>
      <w:r>
        <w:rPr>
          <w:rStyle w:val="CommentReference"/>
        </w:rPr>
        <w:annotationRef/>
      </w:r>
      <w:r>
        <w:t xml:space="preserve">Again, you need to write out all abbreviations in the caption. </w:t>
      </w:r>
    </w:p>
  </w:comment>
  <w:comment w:id="49" w:author="Chris Maier" w:date="2022-11-17T12:41:00Z" w:initials="MCF">
    <w:p w14:paraId="5276EE50" w14:textId="2302B8FC" w:rsidR="00004D22" w:rsidRDefault="00004D22">
      <w:pPr>
        <w:pStyle w:val="CommentText"/>
      </w:pPr>
      <w:r>
        <w:rPr>
          <w:rStyle w:val="CommentReference"/>
        </w:rPr>
        <w:annotationRef/>
      </w:r>
      <w:r>
        <w:t>Table 3 does not have P values. Is this in the supplemental data?</w:t>
      </w:r>
    </w:p>
  </w:comment>
  <w:comment w:id="50" w:author="Sari Palmroth" w:date="2022-11-13T15:26:00Z" w:initials="SP">
    <w:p w14:paraId="682605AE" w14:textId="77777777" w:rsidR="00675B61" w:rsidRDefault="00675B61" w:rsidP="00C26F4B">
      <w:pPr>
        <w:pStyle w:val="CommentText"/>
      </w:pPr>
      <w:r>
        <w:rPr>
          <w:rStyle w:val="CommentReference"/>
        </w:rPr>
        <w:annotationRef/>
      </w:r>
      <w:r>
        <w:t>Was this ranking based on the pairwise comparisons you mention below? Perhaps move this sentence below the next one.</w:t>
      </w:r>
    </w:p>
  </w:comment>
  <w:comment w:id="51" w:author="Chris Maier" w:date="2022-11-17T12:45:00Z" w:initials="MCF">
    <w:p w14:paraId="2DA274A5" w14:textId="7BDA2C3E" w:rsidR="00004D22" w:rsidRDefault="00004D22">
      <w:pPr>
        <w:pStyle w:val="CommentText"/>
      </w:pPr>
      <w:r>
        <w:rPr>
          <w:rStyle w:val="CommentReference"/>
        </w:rPr>
        <w:annotationRef/>
      </w:r>
      <w:r>
        <w:t>Figure is out of order(?).</w:t>
      </w:r>
    </w:p>
  </w:comment>
  <w:comment w:id="52" w:author="Sari Palmroth" w:date="2022-11-13T15:27:00Z" w:initials="SP">
    <w:p w14:paraId="7E70610A" w14:textId="77777777" w:rsidR="00675B61" w:rsidRDefault="00675B61" w:rsidP="00F20F68">
      <w:pPr>
        <w:pStyle w:val="CommentText"/>
      </w:pPr>
      <w:r>
        <w:rPr>
          <w:rStyle w:val="CommentReference"/>
        </w:rPr>
        <w:annotationRef/>
      </w:r>
      <w:r>
        <w:t xml:space="preserve">Does this mean that O was larger B, B larger than A, and A larger than C (except for O and B at low density)? </w:t>
      </w:r>
    </w:p>
  </w:comment>
  <w:comment w:id="53" w:author="Sari Palmroth" w:date="2022-11-13T15:29:00Z" w:initials="SP">
    <w:p w14:paraId="18E17C8B" w14:textId="77777777" w:rsidR="00DC2B7F" w:rsidRDefault="00675B61" w:rsidP="00E85487">
      <w:pPr>
        <w:pStyle w:val="CommentText"/>
      </w:pPr>
      <w:r>
        <w:rPr>
          <w:rStyle w:val="CommentReference"/>
        </w:rPr>
        <w:annotationRef/>
      </w:r>
      <w:r w:rsidR="00DC2B7F">
        <w:t>Not sure what you mean by this.</w:t>
      </w:r>
    </w:p>
  </w:comment>
  <w:comment w:id="54" w:author="Sari Palmroth" w:date="2022-11-13T15:29:00Z" w:initials="SP">
    <w:p w14:paraId="7CCAA591" w14:textId="0B57A64F" w:rsidR="00675B61" w:rsidRDefault="00675B61" w:rsidP="00791248">
      <w:pPr>
        <w:pStyle w:val="CommentText"/>
      </w:pPr>
      <w:r>
        <w:rPr>
          <w:rStyle w:val="CommentReference"/>
        </w:rPr>
        <w:annotationRef/>
      </w:r>
      <w:r>
        <w:t>Do you mean O was growing the fastest? Where is your reference to Table 3?</w:t>
      </w:r>
    </w:p>
  </w:comment>
  <w:comment w:id="55" w:author="Sari Palmroth" w:date="2022-11-13T15:33:00Z" w:initials="SP">
    <w:p w14:paraId="295723F6" w14:textId="77777777" w:rsidR="00675B61" w:rsidRDefault="00675B61" w:rsidP="006067CC">
      <w:pPr>
        <w:pStyle w:val="CommentText"/>
      </w:pPr>
      <w:r>
        <w:rPr>
          <w:rStyle w:val="CommentReference"/>
        </w:rPr>
        <w:annotationRef/>
      </w:r>
      <w:r>
        <w:t>How does this number relate to Figure 4 or Table 3? What is the unit?</w:t>
      </w:r>
    </w:p>
  </w:comment>
  <w:comment w:id="56" w:author="Sari Palmroth" w:date="2022-11-13T16:10:00Z" w:initials="SP">
    <w:p w14:paraId="68462045" w14:textId="77777777" w:rsidR="005F0374" w:rsidRDefault="005F0374" w:rsidP="00312314">
      <w:pPr>
        <w:pStyle w:val="CommentText"/>
      </w:pPr>
      <w:r>
        <w:rPr>
          <w:rStyle w:val="CommentReference"/>
        </w:rPr>
        <w:annotationRef/>
      </w:r>
      <w:r>
        <w:t>This is a long sentence… Perhaps rewrite and split into two.</w:t>
      </w:r>
    </w:p>
  </w:comment>
  <w:comment w:id="57" w:author="Sari Palmroth" w:date="2022-11-13T15:52:00Z" w:initials="SP">
    <w:p w14:paraId="51F5EB7B" w14:textId="5A83C77A" w:rsidR="000F1288" w:rsidRDefault="002A57AD" w:rsidP="00017704">
      <w:pPr>
        <w:pStyle w:val="CommentText"/>
      </w:pPr>
      <w:r>
        <w:rPr>
          <w:rStyle w:val="CommentReference"/>
        </w:rPr>
        <w:annotationRef/>
      </w:r>
      <w:r w:rsidR="000F1288">
        <w:t>Tables and figures need to be referred to in text (when introduced for the first time) in the order they appear. That is, you cannot refer to Table 4 before Table 3.</w:t>
      </w:r>
    </w:p>
  </w:comment>
  <w:comment w:id="58" w:author="Sari Palmroth" w:date="2022-11-13T15:49:00Z" w:initials="SP">
    <w:p w14:paraId="0B4D3F34" w14:textId="4A9F680A" w:rsidR="002A57AD" w:rsidRDefault="002A57AD" w:rsidP="00765FFF">
      <w:pPr>
        <w:pStyle w:val="CommentText"/>
      </w:pPr>
      <w:r>
        <w:rPr>
          <w:rStyle w:val="CommentReference"/>
        </w:rPr>
        <w:annotationRef/>
      </w:r>
      <w:r>
        <w:t>Based on pairwise comparisons?</w:t>
      </w:r>
    </w:p>
  </w:comment>
  <w:comment w:id="59" w:author="Sari Palmroth" w:date="2022-11-13T15:59:00Z" w:initials="SP">
    <w:p w14:paraId="2987928F" w14:textId="77777777" w:rsidR="000F1288" w:rsidRDefault="000F1288" w:rsidP="00871AA6">
      <w:pPr>
        <w:pStyle w:val="CommentText"/>
      </w:pPr>
      <w:r>
        <w:rPr>
          <w:rStyle w:val="CommentReference"/>
        </w:rPr>
        <w:annotationRef/>
      </w:r>
      <w:r>
        <w:t xml:space="preserve">What are the units here? </w:t>
      </w:r>
    </w:p>
  </w:comment>
  <w:comment w:id="60" w:author="Sari Palmroth" w:date="2022-11-13T16:00:00Z" w:initials="SP">
    <w:p w14:paraId="78F1E315" w14:textId="77777777" w:rsidR="000F1288" w:rsidRDefault="000F1288" w:rsidP="00512762">
      <w:pPr>
        <w:pStyle w:val="CommentText"/>
      </w:pPr>
      <w:r>
        <w:rPr>
          <w:rStyle w:val="CommentReference"/>
        </w:rPr>
        <w:annotationRef/>
      </w:r>
      <w:r>
        <w:t>Units? Relation to the numbers shown in Table 3?</w:t>
      </w:r>
    </w:p>
  </w:comment>
  <w:comment w:id="61" w:author="Sari Palmroth" w:date="2022-11-13T16:08:00Z" w:initials="SP">
    <w:p w14:paraId="370496A7" w14:textId="77777777" w:rsidR="005F0374" w:rsidRDefault="005F0374" w:rsidP="00FC00E1">
      <w:pPr>
        <w:pStyle w:val="CommentText"/>
      </w:pPr>
      <w:r>
        <w:rPr>
          <w:rStyle w:val="CommentReference"/>
        </w:rPr>
        <w:annotationRef/>
      </w:r>
      <w:r>
        <w:t>In this case, the ranking is not meaningful, is it?</w:t>
      </w:r>
    </w:p>
  </w:comment>
  <w:comment w:id="62" w:author="Sari Palmroth" w:date="2022-11-13T16:08:00Z" w:initials="SP">
    <w:p w14:paraId="2CD8CC39" w14:textId="77777777" w:rsidR="005F0374" w:rsidRDefault="005F0374" w:rsidP="000762B9">
      <w:pPr>
        <w:pStyle w:val="CommentText"/>
      </w:pPr>
      <w:r>
        <w:rPr>
          <w:rStyle w:val="CommentReference"/>
        </w:rPr>
        <w:annotationRef/>
      </w:r>
      <w:r>
        <w:t>Same questions as before….</w:t>
      </w:r>
    </w:p>
  </w:comment>
  <w:comment w:id="63" w:author="Sari Palmroth" w:date="2022-11-13T16:14:00Z" w:initials="SP">
    <w:p w14:paraId="001D73ED" w14:textId="77777777" w:rsidR="005F0374" w:rsidRDefault="005F0374" w:rsidP="0002550B">
      <w:pPr>
        <w:pStyle w:val="CommentText"/>
      </w:pPr>
      <w:r>
        <w:rPr>
          <w:rStyle w:val="CommentReference"/>
        </w:rPr>
        <w:annotationRef/>
      </w:r>
      <w:r>
        <w:t>Not sure what you're trying to say here.</w:t>
      </w:r>
    </w:p>
  </w:comment>
  <w:comment w:id="64" w:author="Chris Maier" w:date="2022-11-17T12:56:00Z" w:initials="MCF">
    <w:p w14:paraId="08B7A887" w14:textId="5C293BC1" w:rsidR="00E920AF" w:rsidRDefault="00E920AF">
      <w:pPr>
        <w:pStyle w:val="CommentText"/>
      </w:pPr>
      <w:r>
        <w:rPr>
          <w:rStyle w:val="CommentReference"/>
        </w:rPr>
        <w:annotationRef/>
      </w:r>
      <w:r>
        <w:t>What do you mean?</w:t>
      </w:r>
    </w:p>
  </w:comment>
  <w:comment w:id="65" w:author="Sari Palmroth" w:date="2022-11-13T16:19:00Z" w:initials="SP">
    <w:p w14:paraId="324B635D" w14:textId="77777777" w:rsidR="00774877" w:rsidRDefault="00774877" w:rsidP="00293602">
      <w:pPr>
        <w:pStyle w:val="CommentText"/>
      </w:pPr>
      <w:r>
        <w:rPr>
          <w:rStyle w:val="CommentReference"/>
        </w:rPr>
        <w:annotationRef/>
      </w:r>
      <w:r>
        <w:t>Remained similar?</w:t>
      </w:r>
    </w:p>
  </w:comment>
  <w:comment w:id="66" w:author="Sari Palmroth" w:date="2022-11-13T16:20:00Z" w:initials="SP">
    <w:p w14:paraId="36F9E9DC" w14:textId="77777777" w:rsidR="00774877" w:rsidRDefault="00774877" w:rsidP="00201A4B">
      <w:pPr>
        <w:pStyle w:val="CommentText"/>
      </w:pPr>
      <w:r>
        <w:rPr>
          <w:rStyle w:val="CommentReference"/>
        </w:rPr>
        <w:annotationRef/>
      </w:r>
      <w:r>
        <w:t>Where the differences statistically significant?</w:t>
      </w:r>
    </w:p>
  </w:comment>
  <w:comment w:id="68" w:author="Sari Palmroth" w:date="2022-11-13T16:22:00Z" w:initials="SP">
    <w:p w14:paraId="5478BA29" w14:textId="77777777" w:rsidR="00774877" w:rsidRDefault="00774877" w:rsidP="00502148">
      <w:pPr>
        <w:pStyle w:val="CommentText"/>
      </w:pPr>
      <w:r>
        <w:rPr>
          <w:rStyle w:val="CommentReference"/>
        </w:rPr>
        <w:annotationRef/>
      </w:r>
      <w:r>
        <w:t>Showed?</w:t>
      </w:r>
    </w:p>
  </w:comment>
  <w:comment w:id="67" w:author="Sari Palmroth" w:date="2022-11-13T16:22:00Z" w:initials="SP">
    <w:p w14:paraId="2950B528" w14:textId="38144872" w:rsidR="00774877" w:rsidRDefault="00774877" w:rsidP="00346612">
      <w:pPr>
        <w:pStyle w:val="CommentText"/>
      </w:pPr>
      <w:r>
        <w:rPr>
          <w:rStyle w:val="CommentReference"/>
        </w:rPr>
        <w:annotationRef/>
      </w:r>
      <w:r>
        <w:t>But different from the others? Does this make sense?</w:t>
      </w:r>
    </w:p>
  </w:comment>
  <w:comment w:id="69" w:author="Sari Palmroth" w:date="2022-11-14T08:43:00Z" w:initials="SP">
    <w:p w14:paraId="16DC9C2A" w14:textId="77777777" w:rsidR="00A05C95" w:rsidRDefault="00A05C95" w:rsidP="003C50BB">
      <w:pPr>
        <w:pStyle w:val="CommentText"/>
      </w:pPr>
      <w:r>
        <w:rPr>
          <w:rStyle w:val="CommentReference"/>
        </w:rPr>
        <w:annotationRef/>
      </w:r>
      <w:r>
        <w:t>Compared to</w:t>
      </w:r>
    </w:p>
  </w:comment>
  <w:comment w:id="70" w:author="Sari Palmroth" w:date="2022-11-14T08:49:00Z" w:initials="SP">
    <w:p w14:paraId="4A6F4C47" w14:textId="77777777" w:rsidR="00A05C95" w:rsidRDefault="00A05C95" w:rsidP="00141C59">
      <w:pPr>
        <w:pStyle w:val="CommentText"/>
      </w:pPr>
      <w:r>
        <w:rPr>
          <w:rStyle w:val="CommentReference"/>
        </w:rPr>
        <w:annotationRef/>
      </w:r>
      <w:r>
        <w:t>What are these valleys and peaks representing? Linking these to the current Fig 1 makes the description less technical and easier to follow.</w:t>
      </w:r>
    </w:p>
  </w:comment>
  <w:comment w:id="71" w:author="Sari Palmroth" w:date="2022-11-14T08:46:00Z" w:initials="SP">
    <w:p w14:paraId="297B35D6" w14:textId="02FDBC0F" w:rsidR="00A05C95" w:rsidRDefault="00A05C95" w:rsidP="00EE4642">
      <w:pPr>
        <w:pStyle w:val="CommentText"/>
      </w:pPr>
      <w:r>
        <w:rPr>
          <w:rStyle w:val="CommentReference"/>
        </w:rPr>
        <w:annotationRef/>
      </w:r>
      <w:r>
        <w:t>I think you made this point already in the previous para.</w:t>
      </w:r>
    </w:p>
  </w:comment>
  <w:comment w:id="72" w:author="Sari Palmroth" w:date="2022-11-14T08:53:00Z" w:initials="SP">
    <w:p w14:paraId="5B32DCE1" w14:textId="77777777" w:rsidR="00A05C95" w:rsidRDefault="00A05C95" w:rsidP="007B7A48">
      <w:pPr>
        <w:pStyle w:val="CommentText"/>
      </w:pPr>
      <w:r>
        <w:rPr>
          <w:rStyle w:val="CommentReference"/>
        </w:rPr>
        <w:annotationRef/>
      </w:r>
      <w:r>
        <w:t>"Similar responses" but "significant differences"?</w:t>
      </w:r>
    </w:p>
  </w:comment>
  <w:comment w:id="73" w:author="Azura Liu" w:date="2022-11-21T09:40:00Z" w:initials="AL">
    <w:p w14:paraId="50EA86AF" w14:textId="77777777" w:rsidR="00F15534" w:rsidRDefault="00F15534" w:rsidP="00144047">
      <w:pPr>
        <w:pStyle w:val="CommentText"/>
      </w:pPr>
      <w:r>
        <w:rPr>
          <w:rStyle w:val="CommentReference"/>
        </w:rPr>
        <w:annotationRef/>
      </w:r>
      <w:r>
        <w:t>Pair wise comparison</w:t>
      </w:r>
    </w:p>
  </w:comment>
  <w:comment w:id="74" w:author="Sari Palmroth" w:date="2022-11-14T08:54:00Z" w:initials="SP">
    <w:p w14:paraId="4CF5126B" w14:textId="5714E18F" w:rsidR="00196426" w:rsidRDefault="00196426" w:rsidP="0051357C">
      <w:pPr>
        <w:pStyle w:val="CommentText"/>
      </w:pPr>
      <w:r>
        <w:rPr>
          <w:rStyle w:val="CommentReference"/>
        </w:rPr>
        <w:annotationRef/>
      </w:r>
      <w:r>
        <w:t>What does this mean? VPD/REW affects planting density?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2CE13E" w15:done="0"/>
  <w15:commentEx w15:paraId="647A0F49" w15:done="0"/>
  <w15:commentEx w15:paraId="225966AD" w15:done="0"/>
  <w15:commentEx w15:paraId="00EB7168" w15:done="0"/>
  <w15:commentEx w15:paraId="79CB29C4" w15:done="0"/>
  <w15:commentEx w15:paraId="61F2AF3A" w15:done="0"/>
  <w15:commentEx w15:paraId="77317664" w15:done="0"/>
  <w15:commentEx w15:paraId="3353B720" w15:done="0"/>
  <w15:commentEx w15:paraId="2BF86A0D" w15:done="0"/>
  <w15:commentEx w15:paraId="13F9BD72" w15:done="0"/>
  <w15:commentEx w15:paraId="0BC0278C" w15:done="0"/>
  <w15:commentEx w15:paraId="3DA1493B" w15:done="0"/>
  <w15:commentEx w15:paraId="4C4EE7AD" w15:done="0"/>
  <w15:commentEx w15:paraId="008BE0F3" w15:done="0"/>
  <w15:commentEx w15:paraId="2C4399D7" w15:paraIdParent="008BE0F3" w15:done="0"/>
  <w15:commentEx w15:paraId="3C794D61" w15:paraIdParent="008BE0F3" w15:done="0"/>
  <w15:commentEx w15:paraId="4B5F2F1E" w15:done="0"/>
  <w15:commentEx w15:paraId="5B5B9536" w15:done="0"/>
  <w15:commentEx w15:paraId="3B6AF20D" w15:done="0"/>
  <w15:commentEx w15:paraId="6EE39737" w15:done="0"/>
  <w15:commentEx w15:paraId="2BCFEEE9" w15:done="0"/>
  <w15:commentEx w15:paraId="3A8B4DBD" w15:done="0"/>
  <w15:commentEx w15:paraId="6884F954" w15:done="0"/>
  <w15:commentEx w15:paraId="2E8A0D47" w15:done="0"/>
  <w15:commentEx w15:paraId="515223A6" w15:done="0"/>
  <w15:commentEx w15:paraId="033361E1" w15:done="0"/>
  <w15:commentEx w15:paraId="5C75EE47" w15:done="0"/>
  <w15:commentEx w15:paraId="5276EE50" w15:done="0"/>
  <w15:commentEx w15:paraId="682605AE" w15:done="0"/>
  <w15:commentEx w15:paraId="2DA274A5" w15:done="0"/>
  <w15:commentEx w15:paraId="7E70610A" w15:done="0"/>
  <w15:commentEx w15:paraId="18E17C8B" w15:done="0"/>
  <w15:commentEx w15:paraId="7CCAA591" w15:done="0"/>
  <w15:commentEx w15:paraId="295723F6" w15:done="0"/>
  <w15:commentEx w15:paraId="68462045" w15:done="0"/>
  <w15:commentEx w15:paraId="51F5EB7B" w15:done="0"/>
  <w15:commentEx w15:paraId="0B4D3F34" w15:done="0"/>
  <w15:commentEx w15:paraId="2987928F" w15:done="0"/>
  <w15:commentEx w15:paraId="78F1E315" w15:done="0"/>
  <w15:commentEx w15:paraId="370496A7" w15:done="0"/>
  <w15:commentEx w15:paraId="2CD8CC39" w15:done="0"/>
  <w15:commentEx w15:paraId="001D73ED" w15:done="0"/>
  <w15:commentEx w15:paraId="08B7A887" w15:done="0"/>
  <w15:commentEx w15:paraId="324B635D" w15:done="0"/>
  <w15:commentEx w15:paraId="36F9E9DC" w15:done="0"/>
  <w15:commentEx w15:paraId="5478BA29" w15:done="0"/>
  <w15:commentEx w15:paraId="2950B528" w15:done="0"/>
  <w15:commentEx w15:paraId="16DC9C2A" w15:done="0"/>
  <w15:commentEx w15:paraId="4A6F4C47" w15:done="0"/>
  <w15:commentEx w15:paraId="297B35D6" w15:done="0"/>
  <w15:commentEx w15:paraId="5B32DCE1" w15:done="0"/>
  <w15:commentEx w15:paraId="50EA86AF" w15:done="0"/>
  <w15:commentEx w15:paraId="4CF512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DF73B" w16cex:dateUtc="2022-11-15T16:32:00Z"/>
  <w16cex:commentExtensible w16cex:durableId="271CA216" w16cex:dateUtc="2022-11-14T16:16:00Z"/>
  <w16cex:commentExtensible w16cex:durableId="271CA26A" w16cex:dateUtc="2022-11-14T16:18:00Z"/>
  <w16cex:commentExtensible w16cex:durableId="271CA58F" w16cex:dateUtc="2022-11-14T16:31:00Z"/>
  <w16cex:commentExtensible w16cex:durableId="271CA5C4" w16cex:dateUtc="2022-11-14T16:32:00Z"/>
  <w16cex:commentExtensible w16cex:durableId="271CA60E" w16cex:dateUtc="2022-11-14T16:33:00Z"/>
  <w16cex:commentExtensible w16cex:durableId="27209E41" w16cex:dateUtc="2022-11-17T16:49:00Z"/>
  <w16cex:commentExtensible w16cex:durableId="2720A1E7" w16cex:dateUtc="2022-11-17T17:04:00Z"/>
  <w16cex:commentExtensible w16cex:durableId="2720A185" w16cex:dateUtc="2022-11-17T17:03:00Z"/>
  <w16cex:commentExtensible w16cex:durableId="2720A3DC" w16cex:dateUtc="2022-11-17T17:13:00Z"/>
  <w16cex:commentExtensible w16cex:durableId="2720A400" w16cex:dateUtc="2022-11-17T17:13:00Z"/>
  <w16cex:commentExtensible w16cex:durableId="2720A775" w16cex:dateUtc="2022-11-17T17:28:00Z"/>
  <w16cex:commentExtensible w16cex:durableId="2720A7DB" w16cex:dateUtc="2022-11-17T17:30:00Z"/>
  <w16cex:commentExtensible w16cex:durableId="2718EA94" w16cex:dateUtc="2022-11-11T20:36:00Z"/>
  <w16cex:commentExtensible w16cex:durableId="271B863F" w16cex:dateUtc="2022-11-13T20:05:00Z"/>
  <w16cex:commentExtensible w16cex:durableId="2720A96E" w16cex:dateUtc="2022-11-17T17:37:00Z"/>
  <w16cex:commentExtensible w16cex:durableId="2720A8B5" w16cex:dateUtc="2022-11-17T17:33:00Z"/>
  <w16cex:commentExtensible w16cex:durableId="271B90EA" w16cex:dateUtc="2022-11-13T20:51:00Z"/>
  <w16cex:commentExtensible w16cex:durableId="271B86F7" w16cex:dateUtc="2022-11-13T20:08:00Z"/>
  <w16cex:commentExtensible w16cex:durableId="271B877B" w16cex:dateUtc="2022-11-13T20:10:00Z"/>
  <w16cex:commentExtensible w16cex:durableId="271B87A0" w16cex:dateUtc="2022-11-13T20:11:00Z"/>
  <w16cex:commentExtensible w16cex:durableId="271B87D5" w16cex:dateUtc="2022-11-13T20:12:00Z"/>
  <w16cex:commentExtensible w16cex:durableId="271B8930" w16cex:dateUtc="2022-11-13T20:18:00Z"/>
  <w16cex:commentExtensible w16cex:durableId="271B898F" w16cex:dateUtc="2022-11-13T20:19:00Z"/>
  <w16cex:commentExtensible w16cex:durableId="271B8851" w16cex:dateUtc="2022-11-13T20:14:00Z"/>
  <w16cex:commentExtensible w16cex:durableId="271B8881" w16cex:dateUtc="2022-11-13T20:15:00Z"/>
  <w16cex:commentExtensible w16cex:durableId="271B89DC" w16cex:dateUtc="2022-11-13T20:21:00Z"/>
  <w16cex:commentExtensible w16cex:durableId="2720AA5C" w16cex:dateUtc="2022-11-17T17:41:00Z"/>
  <w16cex:commentExtensible w16cex:durableId="271B8B09" w16cex:dateUtc="2022-11-13T20:26:00Z"/>
  <w16cex:commentExtensible w16cex:durableId="2720AB71" w16cex:dateUtc="2022-11-17T17:45:00Z"/>
  <w16cex:commentExtensible w16cex:durableId="271B8B6C" w16cex:dateUtc="2022-11-13T20:27:00Z"/>
  <w16cex:commentExtensible w16cex:durableId="271B8BC7" w16cex:dateUtc="2022-11-13T20:29:00Z"/>
  <w16cex:commentExtensible w16cex:durableId="271B8BED" w16cex:dateUtc="2022-11-13T20:29:00Z"/>
  <w16cex:commentExtensible w16cex:durableId="271B8CE3" w16cex:dateUtc="2022-11-13T20:33:00Z"/>
  <w16cex:commentExtensible w16cex:durableId="271B9574" w16cex:dateUtc="2022-11-13T21:10:00Z"/>
  <w16cex:commentExtensible w16cex:durableId="271B9155" w16cex:dateUtc="2022-11-13T20:52:00Z"/>
  <w16cex:commentExtensible w16cex:durableId="271B9097" w16cex:dateUtc="2022-11-13T20:49:00Z"/>
  <w16cex:commentExtensible w16cex:durableId="271B92F1" w16cex:dateUtc="2022-11-13T20:59:00Z"/>
  <w16cex:commentExtensible w16cex:durableId="271B9321" w16cex:dateUtc="2022-11-13T21:00:00Z"/>
  <w16cex:commentExtensible w16cex:durableId="271B94E8" w16cex:dateUtc="2022-11-13T21:08:00Z"/>
  <w16cex:commentExtensible w16cex:durableId="271B9509" w16cex:dateUtc="2022-11-13T21:08:00Z"/>
  <w16cex:commentExtensible w16cex:durableId="271B964B" w16cex:dateUtc="2022-11-13T21:14:00Z"/>
  <w16cex:commentExtensible w16cex:durableId="2720AE0A" w16cex:dateUtc="2022-11-17T17:56:00Z"/>
  <w16cex:commentExtensible w16cex:durableId="271B97AA" w16cex:dateUtc="2022-11-13T21:19:00Z"/>
  <w16cex:commentExtensible w16cex:durableId="271B97CF" w16cex:dateUtc="2022-11-13T21:20:00Z"/>
  <w16cex:commentExtensible w16cex:durableId="271B984D" w16cex:dateUtc="2022-11-13T21:22:00Z"/>
  <w16cex:commentExtensible w16cex:durableId="271B9838" w16cex:dateUtc="2022-11-13T21:22:00Z"/>
  <w16cex:commentExtensible w16cex:durableId="271C7E40" w16cex:dateUtc="2022-11-14T13:43:00Z"/>
  <w16cex:commentExtensible w16cex:durableId="271C7FAC" w16cex:dateUtc="2022-11-14T13:49:00Z"/>
  <w16cex:commentExtensible w16cex:durableId="271C7ECF" w16cex:dateUtc="2022-11-14T13:46:00Z"/>
  <w16cex:commentExtensible w16cex:durableId="271C8099" w16cex:dateUtc="2022-11-14T13:53:00Z"/>
  <w16cex:commentExtensible w16cex:durableId="2725C61B" w16cex:dateUtc="2022-11-21T14:40:00Z"/>
  <w16cex:commentExtensible w16cex:durableId="271C80E1" w16cex:dateUtc="2022-11-14T1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2CE13E" w16cid:durableId="271DF73B"/>
  <w16cid:commentId w16cid:paraId="647A0F49" w16cid:durableId="271CA216"/>
  <w16cid:commentId w16cid:paraId="225966AD" w16cid:durableId="271CA26A"/>
  <w16cid:commentId w16cid:paraId="00EB7168" w16cid:durableId="271CA58F"/>
  <w16cid:commentId w16cid:paraId="79CB29C4" w16cid:durableId="271CA5C4"/>
  <w16cid:commentId w16cid:paraId="61F2AF3A" w16cid:durableId="271CA60E"/>
  <w16cid:commentId w16cid:paraId="77317664" w16cid:durableId="27209E41"/>
  <w16cid:commentId w16cid:paraId="3353B720" w16cid:durableId="2720A1E7"/>
  <w16cid:commentId w16cid:paraId="2BF86A0D" w16cid:durableId="2720A185"/>
  <w16cid:commentId w16cid:paraId="13F9BD72" w16cid:durableId="2720A3DC"/>
  <w16cid:commentId w16cid:paraId="0BC0278C" w16cid:durableId="2720A400"/>
  <w16cid:commentId w16cid:paraId="3DA1493B" w16cid:durableId="2720A775"/>
  <w16cid:commentId w16cid:paraId="4C4EE7AD" w16cid:durableId="2720A7DB"/>
  <w16cid:commentId w16cid:paraId="008BE0F3" w16cid:durableId="2718EA94"/>
  <w16cid:commentId w16cid:paraId="2C4399D7" w16cid:durableId="271B863F"/>
  <w16cid:commentId w16cid:paraId="3C794D61" w16cid:durableId="2720A96E"/>
  <w16cid:commentId w16cid:paraId="4B5F2F1E" w16cid:durableId="2720A8B5"/>
  <w16cid:commentId w16cid:paraId="5B5B9536" w16cid:durableId="271B90EA"/>
  <w16cid:commentId w16cid:paraId="3B6AF20D" w16cid:durableId="271B86F7"/>
  <w16cid:commentId w16cid:paraId="6EE39737" w16cid:durableId="271B877B"/>
  <w16cid:commentId w16cid:paraId="2BCFEEE9" w16cid:durableId="271B87A0"/>
  <w16cid:commentId w16cid:paraId="3A8B4DBD" w16cid:durableId="271B87D5"/>
  <w16cid:commentId w16cid:paraId="6884F954" w16cid:durableId="271B8930"/>
  <w16cid:commentId w16cid:paraId="2E8A0D47" w16cid:durableId="271B898F"/>
  <w16cid:commentId w16cid:paraId="515223A6" w16cid:durableId="271B8851"/>
  <w16cid:commentId w16cid:paraId="033361E1" w16cid:durableId="271B8881"/>
  <w16cid:commentId w16cid:paraId="5C75EE47" w16cid:durableId="271B89DC"/>
  <w16cid:commentId w16cid:paraId="5276EE50" w16cid:durableId="2720AA5C"/>
  <w16cid:commentId w16cid:paraId="682605AE" w16cid:durableId="271B8B09"/>
  <w16cid:commentId w16cid:paraId="2DA274A5" w16cid:durableId="2720AB71"/>
  <w16cid:commentId w16cid:paraId="7E70610A" w16cid:durableId="271B8B6C"/>
  <w16cid:commentId w16cid:paraId="18E17C8B" w16cid:durableId="271B8BC7"/>
  <w16cid:commentId w16cid:paraId="7CCAA591" w16cid:durableId="271B8BED"/>
  <w16cid:commentId w16cid:paraId="295723F6" w16cid:durableId="271B8CE3"/>
  <w16cid:commentId w16cid:paraId="68462045" w16cid:durableId="271B9574"/>
  <w16cid:commentId w16cid:paraId="51F5EB7B" w16cid:durableId="271B9155"/>
  <w16cid:commentId w16cid:paraId="0B4D3F34" w16cid:durableId="271B9097"/>
  <w16cid:commentId w16cid:paraId="2987928F" w16cid:durableId="271B92F1"/>
  <w16cid:commentId w16cid:paraId="78F1E315" w16cid:durableId="271B9321"/>
  <w16cid:commentId w16cid:paraId="370496A7" w16cid:durableId="271B94E8"/>
  <w16cid:commentId w16cid:paraId="2CD8CC39" w16cid:durableId="271B9509"/>
  <w16cid:commentId w16cid:paraId="001D73ED" w16cid:durableId="271B964B"/>
  <w16cid:commentId w16cid:paraId="08B7A887" w16cid:durableId="2720AE0A"/>
  <w16cid:commentId w16cid:paraId="324B635D" w16cid:durableId="271B97AA"/>
  <w16cid:commentId w16cid:paraId="36F9E9DC" w16cid:durableId="271B97CF"/>
  <w16cid:commentId w16cid:paraId="5478BA29" w16cid:durableId="271B984D"/>
  <w16cid:commentId w16cid:paraId="2950B528" w16cid:durableId="271B9838"/>
  <w16cid:commentId w16cid:paraId="16DC9C2A" w16cid:durableId="271C7E40"/>
  <w16cid:commentId w16cid:paraId="4A6F4C47" w16cid:durableId="271C7FAC"/>
  <w16cid:commentId w16cid:paraId="297B35D6" w16cid:durableId="271C7ECF"/>
  <w16cid:commentId w16cid:paraId="5B32DCE1" w16cid:durableId="271C8099"/>
  <w16cid:commentId w16cid:paraId="50EA86AF" w16cid:durableId="2725C61B"/>
  <w16cid:commentId w16cid:paraId="4CF5126B" w16cid:durableId="271C80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0FAC3" w14:textId="77777777" w:rsidR="00DD4AA7" w:rsidRDefault="00DD4AA7">
      <w:pPr>
        <w:spacing w:after="0" w:line="240" w:lineRule="auto"/>
      </w:pPr>
      <w:r>
        <w:separator/>
      </w:r>
    </w:p>
  </w:endnote>
  <w:endnote w:type="continuationSeparator" w:id="0">
    <w:p w14:paraId="7895DE20" w14:textId="77777777" w:rsidR="00DD4AA7" w:rsidRDefault="00DD4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81091"/>
      <w:docPartObj>
        <w:docPartGallery w:val="Page Numbers (Bottom of Page)"/>
        <w:docPartUnique/>
      </w:docPartObj>
    </w:sdtPr>
    <w:sdtEndPr>
      <w:rPr>
        <w:noProof/>
      </w:rPr>
    </w:sdtEndPr>
    <w:sdtContent>
      <w:p w14:paraId="4B5258DB" w14:textId="77777777" w:rsidR="0002728F" w:rsidRDefault="001964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279B88" w14:textId="77777777" w:rsidR="0002728F"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044973"/>
      <w:docPartObj>
        <w:docPartGallery w:val="Page Numbers (Bottom of Page)"/>
        <w:docPartUnique/>
      </w:docPartObj>
    </w:sdtPr>
    <w:sdtEndPr>
      <w:rPr>
        <w:noProof/>
      </w:rPr>
    </w:sdtEndPr>
    <w:sdtContent>
      <w:p w14:paraId="5DCEB770" w14:textId="77777777" w:rsidR="008B5BBB" w:rsidRDefault="001964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60374D" w14:textId="77777777" w:rsidR="008B5BB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8D0E9" w14:textId="77777777" w:rsidR="00DD4AA7" w:rsidRDefault="00DD4AA7">
      <w:pPr>
        <w:spacing w:after="0" w:line="240" w:lineRule="auto"/>
      </w:pPr>
      <w:r>
        <w:separator/>
      </w:r>
    </w:p>
  </w:footnote>
  <w:footnote w:type="continuationSeparator" w:id="0">
    <w:p w14:paraId="5C3B9AF1" w14:textId="77777777" w:rsidR="00DD4AA7" w:rsidRDefault="00DD4A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0081"/>
    <w:multiLevelType w:val="hybridMultilevel"/>
    <w:tmpl w:val="13C2363C"/>
    <w:lvl w:ilvl="0" w:tplc="D5522A1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C44835"/>
    <w:multiLevelType w:val="hybridMultilevel"/>
    <w:tmpl w:val="D5DE3442"/>
    <w:lvl w:ilvl="0" w:tplc="0A12DA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F64DB"/>
    <w:multiLevelType w:val="hybridMultilevel"/>
    <w:tmpl w:val="9A3C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9861062">
    <w:abstractNumId w:val="0"/>
  </w:num>
  <w:num w:numId="2" w16cid:durableId="596250656">
    <w:abstractNumId w:val="1"/>
  </w:num>
  <w:num w:numId="3" w16cid:durableId="109447463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Maier">
    <w15:presenceInfo w15:providerId="AD" w15:userId="S::christopher.maier@usda.gov::9f8f8267-c961-40df-9419-8a9de94ea880"/>
  </w15:person>
  <w15:person w15:author="Sari Palmroth">
    <w15:presenceInfo w15:providerId="AD" w15:userId="S::spalmrot@duke.edu::146ddae1-0f5f-4cd1-b764-fc18b5d323cd"/>
  </w15:person>
  <w15:person w15:author="Azura Liu">
    <w15:presenceInfo w15:providerId="None" w15:userId="Azura Li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E14"/>
    <w:rsid w:val="00004D22"/>
    <w:rsid w:val="00043F60"/>
    <w:rsid w:val="000442C0"/>
    <w:rsid w:val="000A7848"/>
    <w:rsid w:val="000D26B3"/>
    <w:rsid w:val="000D2F24"/>
    <w:rsid w:val="000E0F24"/>
    <w:rsid w:val="000F1288"/>
    <w:rsid w:val="00110D82"/>
    <w:rsid w:val="00142DE0"/>
    <w:rsid w:val="001962CD"/>
    <w:rsid w:val="00196426"/>
    <w:rsid w:val="001A28BD"/>
    <w:rsid w:val="001C6B6A"/>
    <w:rsid w:val="001F0909"/>
    <w:rsid w:val="002064A1"/>
    <w:rsid w:val="002324F0"/>
    <w:rsid w:val="002575AC"/>
    <w:rsid w:val="00295CA5"/>
    <w:rsid w:val="002A57AD"/>
    <w:rsid w:val="002C709A"/>
    <w:rsid w:val="002D5BDE"/>
    <w:rsid w:val="002E3598"/>
    <w:rsid w:val="002E5050"/>
    <w:rsid w:val="00306100"/>
    <w:rsid w:val="003B4800"/>
    <w:rsid w:val="00417117"/>
    <w:rsid w:val="0043238C"/>
    <w:rsid w:val="00450281"/>
    <w:rsid w:val="00464E1B"/>
    <w:rsid w:val="00472DD1"/>
    <w:rsid w:val="004A7936"/>
    <w:rsid w:val="004E2ABB"/>
    <w:rsid w:val="004E44F1"/>
    <w:rsid w:val="004F1CFE"/>
    <w:rsid w:val="0053209B"/>
    <w:rsid w:val="005511B5"/>
    <w:rsid w:val="00553646"/>
    <w:rsid w:val="00563358"/>
    <w:rsid w:val="005E4E1E"/>
    <w:rsid w:val="005F0374"/>
    <w:rsid w:val="00624A0C"/>
    <w:rsid w:val="00634E50"/>
    <w:rsid w:val="00675B61"/>
    <w:rsid w:val="00676182"/>
    <w:rsid w:val="00691FA6"/>
    <w:rsid w:val="00772868"/>
    <w:rsid w:val="00774877"/>
    <w:rsid w:val="007B3680"/>
    <w:rsid w:val="007E2296"/>
    <w:rsid w:val="007E38DA"/>
    <w:rsid w:val="00833A05"/>
    <w:rsid w:val="0083716F"/>
    <w:rsid w:val="00845AF7"/>
    <w:rsid w:val="008471D6"/>
    <w:rsid w:val="008D5A47"/>
    <w:rsid w:val="00902779"/>
    <w:rsid w:val="00972619"/>
    <w:rsid w:val="009A57D6"/>
    <w:rsid w:val="009C2976"/>
    <w:rsid w:val="009F6020"/>
    <w:rsid w:val="00A05C95"/>
    <w:rsid w:val="00A23F5D"/>
    <w:rsid w:val="00A471DA"/>
    <w:rsid w:val="00A76CFA"/>
    <w:rsid w:val="00A8692E"/>
    <w:rsid w:val="00A93DDF"/>
    <w:rsid w:val="00A95D79"/>
    <w:rsid w:val="00AE51E9"/>
    <w:rsid w:val="00B07CE2"/>
    <w:rsid w:val="00B13F5B"/>
    <w:rsid w:val="00B15671"/>
    <w:rsid w:val="00B3265A"/>
    <w:rsid w:val="00B557D6"/>
    <w:rsid w:val="00BB2EAA"/>
    <w:rsid w:val="00BB5D5B"/>
    <w:rsid w:val="00C04E81"/>
    <w:rsid w:val="00CC4475"/>
    <w:rsid w:val="00CC6E40"/>
    <w:rsid w:val="00CE2333"/>
    <w:rsid w:val="00CE7086"/>
    <w:rsid w:val="00D030AB"/>
    <w:rsid w:val="00D07301"/>
    <w:rsid w:val="00D11875"/>
    <w:rsid w:val="00D37A41"/>
    <w:rsid w:val="00D402EA"/>
    <w:rsid w:val="00D52897"/>
    <w:rsid w:val="00D538DA"/>
    <w:rsid w:val="00DA5043"/>
    <w:rsid w:val="00DA79B7"/>
    <w:rsid w:val="00DC2B7F"/>
    <w:rsid w:val="00DC7E14"/>
    <w:rsid w:val="00DD4877"/>
    <w:rsid w:val="00DD4AA7"/>
    <w:rsid w:val="00E75A88"/>
    <w:rsid w:val="00E920AF"/>
    <w:rsid w:val="00ED1DF2"/>
    <w:rsid w:val="00EE4B16"/>
    <w:rsid w:val="00EE673F"/>
    <w:rsid w:val="00F15534"/>
    <w:rsid w:val="00F32867"/>
    <w:rsid w:val="00F566F1"/>
    <w:rsid w:val="00F90435"/>
    <w:rsid w:val="00FB3F71"/>
    <w:rsid w:val="00FD0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1E21B"/>
  <w15:chartTrackingRefBased/>
  <w15:docId w15:val="{381CCB7F-5724-4C46-A618-7B91B3BF2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E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hotkey-layer">
    <w:name w:val="x_hotkey-layer"/>
    <w:basedOn w:val="DefaultParagraphFont"/>
    <w:rsid w:val="005E4E1E"/>
  </w:style>
  <w:style w:type="paragraph" w:styleId="NormalWeb">
    <w:name w:val="Normal (Web)"/>
    <w:basedOn w:val="Normal"/>
    <w:uiPriority w:val="99"/>
    <w:semiHidden/>
    <w:unhideWhenUsed/>
    <w:rsid w:val="005E4E1E"/>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5E4E1E"/>
    <w:rPr>
      <w:sz w:val="16"/>
      <w:szCs w:val="16"/>
    </w:rPr>
  </w:style>
  <w:style w:type="paragraph" w:styleId="CommentText">
    <w:name w:val="annotation text"/>
    <w:basedOn w:val="Normal"/>
    <w:link w:val="CommentTextChar"/>
    <w:uiPriority w:val="99"/>
    <w:unhideWhenUsed/>
    <w:rsid w:val="005E4E1E"/>
    <w:pPr>
      <w:spacing w:line="240" w:lineRule="auto"/>
    </w:pPr>
    <w:rPr>
      <w:sz w:val="20"/>
      <w:szCs w:val="20"/>
    </w:rPr>
  </w:style>
  <w:style w:type="character" w:customStyle="1" w:styleId="CommentTextChar">
    <w:name w:val="Comment Text Char"/>
    <w:basedOn w:val="DefaultParagraphFont"/>
    <w:link w:val="CommentText"/>
    <w:uiPriority w:val="99"/>
    <w:rsid w:val="005E4E1E"/>
    <w:rPr>
      <w:sz w:val="20"/>
      <w:szCs w:val="20"/>
    </w:rPr>
  </w:style>
  <w:style w:type="character" w:styleId="Hyperlink">
    <w:name w:val="Hyperlink"/>
    <w:basedOn w:val="DefaultParagraphFont"/>
    <w:uiPriority w:val="99"/>
    <w:unhideWhenUsed/>
    <w:rsid w:val="005E4E1E"/>
    <w:rPr>
      <w:color w:val="0563C1" w:themeColor="hyperlink"/>
      <w:u w:val="single"/>
    </w:rPr>
  </w:style>
  <w:style w:type="paragraph" w:styleId="Footer">
    <w:name w:val="footer"/>
    <w:basedOn w:val="Normal"/>
    <w:link w:val="FooterChar"/>
    <w:uiPriority w:val="99"/>
    <w:unhideWhenUsed/>
    <w:rsid w:val="005E4E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E1E"/>
  </w:style>
  <w:style w:type="paragraph" w:styleId="ListParagraph">
    <w:name w:val="List Paragraph"/>
    <w:basedOn w:val="Normal"/>
    <w:uiPriority w:val="34"/>
    <w:qFormat/>
    <w:rsid w:val="005E4E1E"/>
    <w:pPr>
      <w:ind w:left="720"/>
      <w:contextualSpacing/>
    </w:pPr>
  </w:style>
  <w:style w:type="paragraph" w:styleId="CommentSubject">
    <w:name w:val="annotation subject"/>
    <w:basedOn w:val="CommentText"/>
    <w:next w:val="CommentText"/>
    <w:link w:val="CommentSubjectChar"/>
    <w:uiPriority w:val="99"/>
    <w:semiHidden/>
    <w:unhideWhenUsed/>
    <w:rsid w:val="005E4E1E"/>
    <w:rPr>
      <w:b/>
      <w:bCs/>
    </w:rPr>
  </w:style>
  <w:style w:type="character" w:customStyle="1" w:styleId="CommentSubjectChar">
    <w:name w:val="Comment Subject Char"/>
    <w:basedOn w:val="CommentTextChar"/>
    <w:link w:val="CommentSubject"/>
    <w:uiPriority w:val="99"/>
    <w:semiHidden/>
    <w:rsid w:val="005E4E1E"/>
    <w:rPr>
      <w:b/>
      <w:bCs/>
      <w:sz w:val="20"/>
      <w:szCs w:val="20"/>
    </w:rPr>
  </w:style>
  <w:style w:type="paragraph" w:customStyle="1" w:styleId="pf0">
    <w:name w:val="pf0"/>
    <w:basedOn w:val="Normal"/>
    <w:rsid w:val="005E4E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5E4E1E"/>
    <w:rPr>
      <w:rFonts w:ascii="Segoe UI" w:hAnsi="Segoe UI" w:cs="Segoe UI" w:hint="default"/>
      <w:sz w:val="18"/>
      <w:szCs w:val="18"/>
    </w:rPr>
  </w:style>
  <w:style w:type="character" w:customStyle="1" w:styleId="cf11">
    <w:name w:val="cf11"/>
    <w:basedOn w:val="DefaultParagraphFont"/>
    <w:rsid w:val="005E4E1E"/>
    <w:rPr>
      <w:rFonts w:ascii="Segoe UI" w:hAnsi="Segoe UI" w:cs="Segoe UI" w:hint="default"/>
      <w:i/>
      <w:iCs/>
      <w:sz w:val="18"/>
      <w:szCs w:val="18"/>
    </w:rPr>
  </w:style>
  <w:style w:type="character" w:customStyle="1" w:styleId="cf21">
    <w:name w:val="cf21"/>
    <w:basedOn w:val="DefaultParagraphFont"/>
    <w:rsid w:val="005E4E1E"/>
    <w:rPr>
      <w:rFonts w:ascii="Segoe UI" w:hAnsi="Segoe UI" w:cs="Segoe UI" w:hint="default"/>
      <w:color w:val="333333"/>
      <w:sz w:val="18"/>
      <w:szCs w:val="18"/>
      <w:shd w:val="clear" w:color="auto" w:fill="FFFFFF"/>
    </w:rPr>
  </w:style>
  <w:style w:type="character" w:customStyle="1" w:styleId="cf31">
    <w:name w:val="cf31"/>
    <w:basedOn w:val="DefaultParagraphFont"/>
    <w:rsid w:val="005E4E1E"/>
    <w:rPr>
      <w:rFonts w:ascii="Segoe UI" w:hAnsi="Segoe UI" w:cs="Segoe UI" w:hint="default"/>
      <w:i/>
      <w:iCs/>
      <w:color w:val="333333"/>
      <w:sz w:val="18"/>
      <w:szCs w:val="18"/>
      <w:shd w:val="clear" w:color="auto" w:fill="FFFFFF"/>
    </w:rPr>
  </w:style>
  <w:style w:type="character" w:customStyle="1" w:styleId="cf41">
    <w:name w:val="cf41"/>
    <w:basedOn w:val="DefaultParagraphFont"/>
    <w:rsid w:val="005E4E1E"/>
    <w:rPr>
      <w:rFonts w:ascii="Segoe UI" w:hAnsi="Segoe UI" w:cs="Segoe UI" w:hint="default"/>
      <w:color w:val="212121"/>
      <w:sz w:val="18"/>
      <w:szCs w:val="18"/>
      <w:shd w:val="clear" w:color="auto" w:fill="FFFFFF"/>
    </w:rPr>
  </w:style>
  <w:style w:type="character" w:customStyle="1" w:styleId="cf51">
    <w:name w:val="cf51"/>
    <w:basedOn w:val="DefaultParagraphFont"/>
    <w:rsid w:val="005E4E1E"/>
    <w:rPr>
      <w:rFonts w:ascii="Segoe UI" w:hAnsi="Segoe UI" w:cs="Segoe UI" w:hint="default"/>
      <w:i/>
      <w:iCs/>
      <w:color w:val="212121"/>
      <w:sz w:val="18"/>
      <w:szCs w:val="18"/>
      <w:shd w:val="clear" w:color="auto" w:fill="FFFFFF"/>
    </w:rPr>
  </w:style>
  <w:style w:type="character" w:styleId="UnresolvedMention">
    <w:name w:val="Unresolved Mention"/>
    <w:basedOn w:val="DefaultParagraphFont"/>
    <w:uiPriority w:val="99"/>
    <w:semiHidden/>
    <w:unhideWhenUsed/>
    <w:rsid w:val="005E4E1E"/>
    <w:rPr>
      <w:color w:val="605E5C"/>
      <w:shd w:val="clear" w:color="auto" w:fill="E1DFDD"/>
    </w:rPr>
  </w:style>
  <w:style w:type="character" w:styleId="PlaceholderText">
    <w:name w:val="Placeholder Text"/>
    <w:basedOn w:val="DefaultParagraphFont"/>
    <w:uiPriority w:val="99"/>
    <w:semiHidden/>
    <w:rsid w:val="005E4E1E"/>
    <w:rPr>
      <w:color w:val="808080"/>
    </w:rPr>
  </w:style>
  <w:style w:type="table" w:styleId="TableGrid">
    <w:name w:val="Table Grid"/>
    <w:basedOn w:val="TableNormal"/>
    <w:uiPriority w:val="39"/>
    <w:rsid w:val="005E4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C2B7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4057">
      <w:bodyDiv w:val="1"/>
      <w:marLeft w:val="0"/>
      <w:marRight w:val="0"/>
      <w:marTop w:val="0"/>
      <w:marBottom w:val="0"/>
      <w:divBdr>
        <w:top w:val="none" w:sz="0" w:space="0" w:color="auto"/>
        <w:left w:val="none" w:sz="0" w:space="0" w:color="auto"/>
        <w:bottom w:val="none" w:sz="0" w:space="0" w:color="auto"/>
        <w:right w:val="none" w:sz="0" w:space="0" w:color="auto"/>
      </w:divBdr>
    </w:div>
    <w:div w:id="241333826">
      <w:bodyDiv w:val="1"/>
      <w:marLeft w:val="0"/>
      <w:marRight w:val="0"/>
      <w:marTop w:val="0"/>
      <w:marBottom w:val="0"/>
      <w:divBdr>
        <w:top w:val="none" w:sz="0" w:space="0" w:color="auto"/>
        <w:left w:val="none" w:sz="0" w:space="0" w:color="auto"/>
        <w:bottom w:val="none" w:sz="0" w:space="0" w:color="auto"/>
        <w:right w:val="none" w:sz="0" w:space="0" w:color="auto"/>
      </w:divBdr>
    </w:div>
    <w:div w:id="286280950">
      <w:bodyDiv w:val="1"/>
      <w:marLeft w:val="0"/>
      <w:marRight w:val="0"/>
      <w:marTop w:val="0"/>
      <w:marBottom w:val="0"/>
      <w:divBdr>
        <w:top w:val="none" w:sz="0" w:space="0" w:color="auto"/>
        <w:left w:val="none" w:sz="0" w:space="0" w:color="auto"/>
        <w:bottom w:val="none" w:sz="0" w:space="0" w:color="auto"/>
        <w:right w:val="none" w:sz="0" w:space="0" w:color="auto"/>
      </w:divBdr>
    </w:div>
    <w:div w:id="403767892">
      <w:bodyDiv w:val="1"/>
      <w:marLeft w:val="0"/>
      <w:marRight w:val="0"/>
      <w:marTop w:val="0"/>
      <w:marBottom w:val="0"/>
      <w:divBdr>
        <w:top w:val="none" w:sz="0" w:space="0" w:color="auto"/>
        <w:left w:val="none" w:sz="0" w:space="0" w:color="auto"/>
        <w:bottom w:val="none" w:sz="0" w:space="0" w:color="auto"/>
        <w:right w:val="none" w:sz="0" w:space="0" w:color="auto"/>
      </w:divBdr>
    </w:div>
    <w:div w:id="683245177">
      <w:bodyDiv w:val="1"/>
      <w:marLeft w:val="0"/>
      <w:marRight w:val="0"/>
      <w:marTop w:val="0"/>
      <w:marBottom w:val="0"/>
      <w:divBdr>
        <w:top w:val="none" w:sz="0" w:space="0" w:color="auto"/>
        <w:left w:val="none" w:sz="0" w:space="0" w:color="auto"/>
        <w:bottom w:val="none" w:sz="0" w:space="0" w:color="auto"/>
        <w:right w:val="none" w:sz="0" w:space="0" w:color="auto"/>
      </w:divBdr>
    </w:div>
    <w:div w:id="814832427">
      <w:bodyDiv w:val="1"/>
      <w:marLeft w:val="0"/>
      <w:marRight w:val="0"/>
      <w:marTop w:val="0"/>
      <w:marBottom w:val="0"/>
      <w:divBdr>
        <w:top w:val="none" w:sz="0" w:space="0" w:color="auto"/>
        <w:left w:val="none" w:sz="0" w:space="0" w:color="auto"/>
        <w:bottom w:val="none" w:sz="0" w:space="0" w:color="auto"/>
        <w:right w:val="none" w:sz="0" w:space="0" w:color="auto"/>
      </w:divBdr>
    </w:div>
    <w:div w:id="891504313">
      <w:bodyDiv w:val="1"/>
      <w:marLeft w:val="0"/>
      <w:marRight w:val="0"/>
      <w:marTop w:val="0"/>
      <w:marBottom w:val="0"/>
      <w:divBdr>
        <w:top w:val="none" w:sz="0" w:space="0" w:color="auto"/>
        <w:left w:val="none" w:sz="0" w:space="0" w:color="auto"/>
        <w:bottom w:val="none" w:sz="0" w:space="0" w:color="auto"/>
        <w:right w:val="none" w:sz="0" w:space="0" w:color="auto"/>
      </w:divBdr>
    </w:div>
    <w:div w:id="1073548505">
      <w:bodyDiv w:val="1"/>
      <w:marLeft w:val="0"/>
      <w:marRight w:val="0"/>
      <w:marTop w:val="0"/>
      <w:marBottom w:val="0"/>
      <w:divBdr>
        <w:top w:val="none" w:sz="0" w:space="0" w:color="auto"/>
        <w:left w:val="none" w:sz="0" w:space="0" w:color="auto"/>
        <w:bottom w:val="none" w:sz="0" w:space="0" w:color="auto"/>
        <w:right w:val="none" w:sz="0" w:space="0" w:color="auto"/>
      </w:divBdr>
    </w:div>
    <w:div w:id="1081566903">
      <w:bodyDiv w:val="1"/>
      <w:marLeft w:val="0"/>
      <w:marRight w:val="0"/>
      <w:marTop w:val="0"/>
      <w:marBottom w:val="0"/>
      <w:divBdr>
        <w:top w:val="none" w:sz="0" w:space="0" w:color="auto"/>
        <w:left w:val="none" w:sz="0" w:space="0" w:color="auto"/>
        <w:bottom w:val="none" w:sz="0" w:space="0" w:color="auto"/>
        <w:right w:val="none" w:sz="0" w:space="0" w:color="auto"/>
      </w:divBdr>
    </w:div>
    <w:div w:id="1411733300">
      <w:bodyDiv w:val="1"/>
      <w:marLeft w:val="0"/>
      <w:marRight w:val="0"/>
      <w:marTop w:val="0"/>
      <w:marBottom w:val="0"/>
      <w:divBdr>
        <w:top w:val="none" w:sz="0" w:space="0" w:color="auto"/>
        <w:left w:val="none" w:sz="0" w:space="0" w:color="auto"/>
        <w:bottom w:val="none" w:sz="0" w:space="0" w:color="auto"/>
        <w:right w:val="none" w:sz="0" w:space="0" w:color="auto"/>
      </w:divBdr>
    </w:div>
    <w:div w:id="1480196306">
      <w:bodyDiv w:val="1"/>
      <w:marLeft w:val="0"/>
      <w:marRight w:val="0"/>
      <w:marTop w:val="0"/>
      <w:marBottom w:val="0"/>
      <w:divBdr>
        <w:top w:val="none" w:sz="0" w:space="0" w:color="auto"/>
        <w:left w:val="none" w:sz="0" w:space="0" w:color="auto"/>
        <w:bottom w:val="none" w:sz="0" w:space="0" w:color="auto"/>
        <w:right w:val="none" w:sz="0" w:space="0" w:color="auto"/>
      </w:divBdr>
    </w:div>
    <w:div w:id="1739595991">
      <w:bodyDiv w:val="1"/>
      <w:marLeft w:val="0"/>
      <w:marRight w:val="0"/>
      <w:marTop w:val="0"/>
      <w:marBottom w:val="0"/>
      <w:divBdr>
        <w:top w:val="none" w:sz="0" w:space="0" w:color="auto"/>
        <w:left w:val="none" w:sz="0" w:space="0" w:color="auto"/>
        <w:bottom w:val="none" w:sz="0" w:space="0" w:color="auto"/>
        <w:right w:val="none" w:sz="0" w:space="0" w:color="auto"/>
      </w:divBdr>
    </w:div>
    <w:div w:id="1864980197">
      <w:bodyDiv w:val="1"/>
      <w:marLeft w:val="0"/>
      <w:marRight w:val="0"/>
      <w:marTop w:val="0"/>
      <w:marBottom w:val="0"/>
      <w:divBdr>
        <w:top w:val="none" w:sz="0" w:space="0" w:color="auto"/>
        <w:left w:val="none" w:sz="0" w:space="0" w:color="auto"/>
        <w:bottom w:val="none" w:sz="0" w:space="0" w:color="auto"/>
        <w:right w:val="none" w:sz="0" w:space="0" w:color="auto"/>
      </w:divBdr>
    </w:div>
    <w:div w:id="1892569631">
      <w:bodyDiv w:val="1"/>
      <w:marLeft w:val="0"/>
      <w:marRight w:val="0"/>
      <w:marTop w:val="0"/>
      <w:marBottom w:val="0"/>
      <w:divBdr>
        <w:top w:val="none" w:sz="0" w:space="0" w:color="auto"/>
        <w:left w:val="none" w:sz="0" w:space="0" w:color="auto"/>
        <w:bottom w:val="none" w:sz="0" w:space="0" w:color="auto"/>
        <w:right w:val="none" w:sz="0" w:space="0" w:color="auto"/>
      </w:divBdr>
    </w:div>
    <w:div w:id="2018267918">
      <w:bodyDiv w:val="1"/>
      <w:marLeft w:val="0"/>
      <w:marRight w:val="0"/>
      <w:marTop w:val="0"/>
      <w:marBottom w:val="0"/>
      <w:divBdr>
        <w:top w:val="none" w:sz="0" w:space="0" w:color="auto"/>
        <w:left w:val="none" w:sz="0" w:space="0" w:color="auto"/>
        <w:bottom w:val="none" w:sz="0" w:space="0" w:color="auto"/>
        <w:right w:val="none" w:sz="0" w:space="0" w:color="auto"/>
      </w:divBdr>
    </w:div>
    <w:div w:id="2045254507">
      <w:bodyDiv w:val="1"/>
      <w:marLeft w:val="0"/>
      <w:marRight w:val="0"/>
      <w:marTop w:val="0"/>
      <w:marBottom w:val="0"/>
      <w:divBdr>
        <w:top w:val="none" w:sz="0" w:space="0" w:color="auto"/>
        <w:left w:val="none" w:sz="0" w:space="0" w:color="auto"/>
        <w:bottom w:val="none" w:sz="0" w:space="0" w:color="auto"/>
        <w:right w:val="none" w:sz="0" w:space="0" w:color="auto"/>
      </w:divBdr>
    </w:div>
    <w:div w:id="213359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doi.org/10.1038/35009084"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5.emf"/><Relationship Id="rId10" Type="http://schemas.microsoft.com/office/2011/relationships/commentsExtended" Target="commentsExtended.xml"/><Relationship Id="rId19" Type="http://schemas.openxmlformats.org/officeDocument/2006/relationships/image" Target="media/image7.emf"/><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4.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6FAD4-7AEA-40F3-A5A4-530F22BA2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37</Pages>
  <Words>6087</Words>
  <Characters>34700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Azura Liu</dc:creator>
  <cp:keywords/>
  <dc:description/>
  <cp:lastModifiedBy>Azura Liu</cp:lastModifiedBy>
  <cp:revision>9</cp:revision>
  <cp:lastPrinted>2022-11-15T15:08:00Z</cp:lastPrinted>
  <dcterms:created xsi:type="dcterms:W3CDTF">2022-11-15T16:35:00Z</dcterms:created>
  <dcterms:modified xsi:type="dcterms:W3CDTF">2022-11-21T14:52:00Z</dcterms:modified>
</cp:coreProperties>
</file>